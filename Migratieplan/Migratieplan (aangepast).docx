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554A" w:rsidRPr="00096425" w:rsidRDefault="005045AE" w:rsidP="00C6554A">
      <w:pPr>
        <w:pStyle w:val="Photo"/>
      </w:pPr>
      <w:bookmarkStart w:id="0" w:name="_Toc321147149"/>
      <w:bookmarkStart w:id="1" w:name="_Toc318188227"/>
      <w:bookmarkStart w:id="2" w:name="_Toc318188327"/>
      <w:bookmarkStart w:id="3" w:name="_Toc318189312"/>
      <w:bookmarkStart w:id="4" w:name="_Toc321147011"/>
      <w:r w:rsidRPr="00096425">
        <w:rPr>
          <w:noProof/>
          <w:lang w:val="en-US"/>
        </w:rPr>
        <w:drawing>
          <wp:inline distT="0" distB="0" distL="0" distR="0">
            <wp:extent cx="4267200" cy="4267200"/>
            <wp:effectExtent l="0" t="0" r="0" b="0"/>
            <wp:docPr id="1" name="Picture 1" descr="Afbeeldingsresultaat voor migration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migration databas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67200" cy="4267200"/>
                    </a:xfrm>
                    <a:prstGeom prst="rect">
                      <a:avLst/>
                    </a:prstGeom>
                    <a:noFill/>
                    <a:ln>
                      <a:noFill/>
                    </a:ln>
                  </pic:spPr>
                </pic:pic>
              </a:graphicData>
            </a:graphic>
          </wp:inline>
        </w:drawing>
      </w:r>
    </w:p>
    <w:bookmarkEnd w:id="0"/>
    <w:bookmarkEnd w:id="1"/>
    <w:bookmarkEnd w:id="2"/>
    <w:bookmarkEnd w:id="3"/>
    <w:bookmarkEnd w:id="4"/>
    <w:p w:rsidR="00C6554A" w:rsidRPr="00096425" w:rsidRDefault="005045AE" w:rsidP="00C6554A">
      <w:pPr>
        <w:pStyle w:val="Titel"/>
      </w:pPr>
      <w:r w:rsidRPr="00096425">
        <w:t>Migratieplan</w:t>
      </w:r>
    </w:p>
    <w:p w:rsidR="00C6554A" w:rsidRPr="00096425" w:rsidRDefault="005045AE" w:rsidP="00C6554A">
      <w:pPr>
        <w:pStyle w:val="Ondertitel"/>
      </w:pPr>
      <w:r w:rsidRPr="00096425">
        <w:t>Groep 3c</w:t>
      </w:r>
    </w:p>
    <w:p w:rsidR="005045AE" w:rsidRPr="00096425" w:rsidRDefault="005045AE" w:rsidP="00C6554A">
      <w:pPr>
        <w:pStyle w:val="Ondertitel"/>
      </w:pPr>
    </w:p>
    <w:p w:rsidR="005045AE" w:rsidRPr="00096425" w:rsidRDefault="00C6554A" w:rsidP="00C6554A">
      <w:pPr>
        <w:pStyle w:val="ContactInfo"/>
      </w:pPr>
      <w:r w:rsidRPr="00096425">
        <w:t xml:space="preserve"> </w:t>
      </w:r>
      <w:proofErr w:type="spellStart"/>
      <w:r w:rsidR="005045AE" w:rsidRPr="00096425">
        <w:t>Teo</w:t>
      </w:r>
      <w:proofErr w:type="spellEnd"/>
      <w:r w:rsidR="005045AE" w:rsidRPr="00096425">
        <w:t xml:space="preserve"> </w:t>
      </w:r>
      <w:proofErr w:type="spellStart"/>
      <w:r w:rsidR="005045AE" w:rsidRPr="00096425">
        <w:t>Curcic</w:t>
      </w:r>
      <w:proofErr w:type="spellEnd"/>
      <w:r w:rsidR="005045AE" w:rsidRPr="00096425">
        <w:t xml:space="preserve"> </w:t>
      </w:r>
    </w:p>
    <w:p w:rsidR="005045AE" w:rsidRPr="00096425" w:rsidRDefault="005045AE" w:rsidP="005045AE">
      <w:pPr>
        <w:pStyle w:val="ContactInfo"/>
      </w:pPr>
      <w:r w:rsidRPr="00096425">
        <w:t xml:space="preserve"> Joshua van Ee </w:t>
      </w:r>
    </w:p>
    <w:p w:rsidR="005045AE" w:rsidRPr="00096425" w:rsidRDefault="005045AE" w:rsidP="005045AE">
      <w:pPr>
        <w:pStyle w:val="ContactInfo"/>
      </w:pPr>
      <w:r w:rsidRPr="00096425">
        <w:t>Cas Ros</w:t>
      </w:r>
    </w:p>
    <w:p w:rsidR="00C6554A" w:rsidRPr="00096425" w:rsidRDefault="005045AE" w:rsidP="005045AE">
      <w:pPr>
        <w:pStyle w:val="ContactInfo"/>
      </w:pPr>
      <w:r w:rsidRPr="00096425">
        <w:t xml:space="preserve">Stan Boeter </w:t>
      </w:r>
      <w:r w:rsidRPr="00096425">
        <w:br w:type="page"/>
      </w:r>
    </w:p>
    <w:sdt>
      <w:sdtPr>
        <w:rPr>
          <w:rFonts w:asciiTheme="minorHAnsi" w:eastAsiaTheme="minorHAnsi" w:hAnsiTheme="minorHAnsi" w:cstheme="minorBidi"/>
          <w:color w:val="595959" w:themeColor="text1" w:themeTint="A6"/>
          <w:sz w:val="22"/>
          <w:szCs w:val="22"/>
          <w:lang w:eastAsia="en-US"/>
        </w:rPr>
        <w:id w:val="-1514140194"/>
        <w:docPartObj>
          <w:docPartGallery w:val="Table of Contents"/>
          <w:docPartUnique/>
        </w:docPartObj>
      </w:sdtPr>
      <w:sdtEndPr>
        <w:rPr>
          <w:b/>
          <w:bCs/>
        </w:rPr>
      </w:sdtEndPr>
      <w:sdtContent>
        <w:p w:rsidR="00296D27" w:rsidRDefault="00296D27">
          <w:pPr>
            <w:pStyle w:val="Kopvaninhoudsopgave"/>
          </w:pPr>
          <w:r>
            <w:t>Inhoudsopgave</w:t>
          </w:r>
        </w:p>
        <w:p w:rsidR="00296D27" w:rsidRDefault="00296D27">
          <w:pPr>
            <w:pStyle w:val="Inhopg1"/>
            <w:tabs>
              <w:tab w:val="right" w:leader="dot" w:pos="9016"/>
            </w:tabs>
            <w:rPr>
              <w:rFonts w:eastAsiaTheme="minorEastAsia"/>
              <w:noProof/>
              <w:color w:val="auto"/>
              <w:lang w:eastAsia="nl-NL"/>
            </w:rPr>
          </w:pPr>
          <w:r>
            <w:fldChar w:fldCharType="begin"/>
          </w:r>
          <w:r>
            <w:instrText xml:space="preserve"> TOC \o "1-3" \h \z \u </w:instrText>
          </w:r>
          <w:r>
            <w:fldChar w:fldCharType="separate"/>
          </w:r>
          <w:hyperlink w:anchor="_Toc509826155" w:history="1">
            <w:r w:rsidRPr="00BE240E">
              <w:rPr>
                <w:rStyle w:val="Hyperlink"/>
                <w:noProof/>
              </w:rPr>
              <w:t>Kwaliteit van de gegevens</w:t>
            </w:r>
            <w:r>
              <w:rPr>
                <w:noProof/>
                <w:webHidden/>
              </w:rPr>
              <w:tab/>
            </w:r>
            <w:r>
              <w:rPr>
                <w:noProof/>
                <w:webHidden/>
              </w:rPr>
              <w:fldChar w:fldCharType="begin"/>
            </w:r>
            <w:r>
              <w:rPr>
                <w:noProof/>
                <w:webHidden/>
              </w:rPr>
              <w:instrText xml:space="preserve"> PAGEREF _Toc509826155 \h </w:instrText>
            </w:r>
            <w:r>
              <w:rPr>
                <w:noProof/>
                <w:webHidden/>
              </w:rPr>
            </w:r>
            <w:r>
              <w:rPr>
                <w:noProof/>
                <w:webHidden/>
              </w:rPr>
              <w:fldChar w:fldCharType="separate"/>
            </w:r>
            <w:r>
              <w:rPr>
                <w:noProof/>
                <w:webHidden/>
              </w:rPr>
              <w:t>3</w:t>
            </w:r>
            <w:r>
              <w:rPr>
                <w:noProof/>
                <w:webHidden/>
              </w:rPr>
              <w:fldChar w:fldCharType="end"/>
            </w:r>
          </w:hyperlink>
        </w:p>
        <w:p w:rsidR="00296D27" w:rsidRDefault="00265CAC">
          <w:pPr>
            <w:pStyle w:val="Inhopg1"/>
            <w:tabs>
              <w:tab w:val="right" w:leader="dot" w:pos="9016"/>
            </w:tabs>
            <w:rPr>
              <w:rFonts w:eastAsiaTheme="minorEastAsia"/>
              <w:noProof/>
              <w:color w:val="auto"/>
              <w:lang w:eastAsia="nl-NL"/>
            </w:rPr>
          </w:pPr>
          <w:hyperlink w:anchor="_Toc509826156" w:history="1">
            <w:r w:rsidR="00296D27" w:rsidRPr="00BE240E">
              <w:rPr>
                <w:rStyle w:val="Hyperlink"/>
                <w:noProof/>
                <w:shd w:val="clear" w:color="auto" w:fill="FFFFFF"/>
                <w:lang w:val="en-US"/>
              </w:rPr>
              <w:t>ETL Tools</w:t>
            </w:r>
            <w:r w:rsidR="00296D27">
              <w:rPr>
                <w:noProof/>
                <w:webHidden/>
              </w:rPr>
              <w:tab/>
            </w:r>
            <w:r w:rsidR="00296D27">
              <w:rPr>
                <w:noProof/>
                <w:webHidden/>
              </w:rPr>
              <w:fldChar w:fldCharType="begin"/>
            </w:r>
            <w:r w:rsidR="00296D27">
              <w:rPr>
                <w:noProof/>
                <w:webHidden/>
              </w:rPr>
              <w:instrText xml:space="preserve"> PAGEREF _Toc509826156 \h </w:instrText>
            </w:r>
            <w:r w:rsidR="00296D27">
              <w:rPr>
                <w:noProof/>
                <w:webHidden/>
              </w:rPr>
            </w:r>
            <w:r w:rsidR="00296D27">
              <w:rPr>
                <w:noProof/>
                <w:webHidden/>
              </w:rPr>
              <w:fldChar w:fldCharType="separate"/>
            </w:r>
            <w:r w:rsidR="00296D27">
              <w:rPr>
                <w:noProof/>
                <w:webHidden/>
              </w:rPr>
              <w:t>4</w:t>
            </w:r>
            <w:r w:rsidR="00296D27">
              <w:rPr>
                <w:noProof/>
                <w:webHidden/>
              </w:rPr>
              <w:fldChar w:fldCharType="end"/>
            </w:r>
          </w:hyperlink>
        </w:p>
        <w:p w:rsidR="00296D27" w:rsidRDefault="00265CAC">
          <w:pPr>
            <w:pStyle w:val="Inhopg2"/>
            <w:tabs>
              <w:tab w:val="right" w:leader="dot" w:pos="9016"/>
            </w:tabs>
            <w:rPr>
              <w:rFonts w:eastAsiaTheme="minorEastAsia"/>
              <w:noProof/>
              <w:color w:val="auto"/>
              <w:lang w:eastAsia="nl-NL"/>
            </w:rPr>
          </w:pPr>
          <w:hyperlink w:anchor="_Toc509826157" w:history="1">
            <w:r w:rsidR="00296D27" w:rsidRPr="00BE240E">
              <w:rPr>
                <w:rStyle w:val="Hyperlink"/>
                <w:noProof/>
                <w:lang w:val="en-US"/>
              </w:rPr>
              <w:t>SQL Server Intergration Services</w:t>
            </w:r>
            <w:r w:rsidR="00296D27">
              <w:rPr>
                <w:noProof/>
                <w:webHidden/>
              </w:rPr>
              <w:tab/>
            </w:r>
            <w:r w:rsidR="00296D27">
              <w:rPr>
                <w:noProof/>
                <w:webHidden/>
              </w:rPr>
              <w:fldChar w:fldCharType="begin"/>
            </w:r>
            <w:r w:rsidR="00296D27">
              <w:rPr>
                <w:noProof/>
                <w:webHidden/>
              </w:rPr>
              <w:instrText xml:space="preserve"> PAGEREF _Toc509826157 \h </w:instrText>
            </w:r>
            <w:r w:rsidR="00296D27">
              <w:rPr>
                <w:noProof/>
                <w:webHidden/>
              </w:rPr>
            </w:r>
            <w:r w:rsidR="00296D27">
              <w:rPr>
                <w:noProof/>
                <w:webHidden/>
              </w:rPr>
              <w:fldChar w:fldCharType="separate"/>
            </w:r>
            <w:r w:rsidR="00296D27">
              <w:rPr>
                <w:noProof/>
                <w:webHidden/>
              </w:rPr>
              <w:t>4</w:t>
            </w:r>
            <w:r w:rsidR="00296D27">
              <w:rPr>
                <w:noProof/>
                <w:webHidden/>
              </w:rPr>
              <w:fldChar w:fldCharType="end"/>
            </w:r>
          </w:hyperlink>
        </w:p>
        <w:p w:rsidR="00296D27" w:rsidRDefault="00265CAC">
          <w:pPr>
            <w:pStyle w:val="Inhopg2"/>
            <w:tabs>
              <w:tab w:val="right" w:leader="dot" w:pos="9016"/>
            </w:tabs>
            <w:rPr>
              <w:rFonts w:eastAsiaTheme="minorEastAsia"/>
              <w:noProof/>
              <w:color w:val="auto"/>
              <w:lang w:eastAsia="nl-NL"/>
            </w:rPr>
          </w:pPr>
          <w:hyperlink w:anchor="_Toc509826158" w:history="1">
            <w:r w:rsidR="00296D27" w:rsidRPr="00BE240E">
              <w:rPr>
                <w:rStyle w:val="Hyperlink"/>
                <w:noProof/>
                <w:lang w:val="en-US"/>
              </w:rPr>
              <w:t>CloverETL</w:t>
            </w:r>
            <w:r w:rsidR="00296D27">
              <w:rPr>
                <w:noProof/>
                <w:webHidden/>
              </w:rPr>
              <w:tab/>
            </w:r>
            <w:r w:rsidR="00296D27">
              <w:rPr>
                <w:noProof/>
                <w:webHidden/>
              </w:rPr>
              <w:fldChar w:fldCharType="begin"/>
            </w:r>
            <w:r w:rsidR="00296D27">
              <w:rPr>
                <w:noProof/>
                <w:webHidden/>
              </w:rPr>
              <w:instrText xml:space="preserve"> PAGEREF _Toc509826158 \h </w:instrText>
            </w:r>
            <w:r w:rsidR="00296D27">
              <w:rPr>
                <w:noProof/>
                <w:webHidden/>
              </w:rPr>
            </w:r>
            <w:r w:rsidR="00296D27">
              <w:rPr>
                <w:noProof/>
                <w:webHidden/>
              </w:rPr>
              <w:fldChar w:fldCharType="separate"/>
            </w:r>
            <w:r w:rsidR="00296D27">
              <w:rPr>
                <w:noProof/>
                <w:webHidden/>
              </w:rPr>
              <w:t>5</w:t>
            </w:r>
            <w:r w:rsidR="00296D27">
              <w:rPr>
                <w:noProof/>
                <w:webHidden/>
              </w:rPr>
              <w:fldChar w:fldCharType="end"/>
            </w:r>
          </w:hyperlink>
        </w:p>
        <w:p w:rsidR="00296D27" w:rsidRDefault="00265CAC">
          <w:pPr>
            <w:pStyle w:val="Inhopg2"/>
            <w:tabs>
              <w:tab w:val="right" w:leader="dot" w:pos="9016"/>
            </w:tabs>
            <w:rPr>
              <w:rFonts w:eastAsiaTheme="minorEastAsia"/>
              <w:noProof/>
              <w:color w:val="auto"/>
              <w:lang w:eastAsia="nl-NL"/>
            </w:rPr>
          </w:pPr>
          <w:hyperlink w:anchor="_Toc509826159" w:history="1">
            <w:r w:rsidR="00296D27" w:rsidRPr="00BE240E">
              <w:rPr>
                <w:rStyle w:val="Hyperlink"/>
                <w:noProof/>
                <w:lang w:val="en-US"/>
              </w:rPr>
              <w:t>Apatar</w:t>
            </w:r>
            <w:r w:rsidR="00296D27">
              <w:rPr>
                <w:noProof/>
                <w:webHidden/>
              </w:rPr>
              <w:tab/>
            </w:r>
            <w:r w:rsidR="00296D27">
              <w:rPr>
                <w:noProof/>
                <w:webHidden/>
              </w:rPr>
              <w:fldChar w:fldCharType="begin"/>
            </w:r>
            <w:r w:rsidR="00296D27">
              <w:rPr>
                <w:noProof/>
                <w:webHidden/>
              </w:rPr>
              <w:instrText xml:space="preserve"> PAGEREF _Toc509826159 \h </w:instrText>
            </w:r>
            <w:r w:rsidR="00296D27">
              <w:rPr>
                <w:noProof/>
                <w:webHidden/>
              </w:rPr>
            </w:r>
            <w:r w:rsidR="00296D27">
              <w:rPr>
                <w:noProof/>
                <w:webHidden/>
              </w:rPr>
              <w:fldChar w:fldCharType="separate"/>
            </w:r>
            <w:r w:rsidR="00296D27">
              <w:rPr>
                <w:noProof/>
                <w:webHidden/>
              </w:rPr>
              <w:t>6</w:t>
            </w:r>
            <w:r w:rsidR="00296D27">
              <w:rPr>
                <w:noProof/>
                <w:webHidden/>
              </w:rPr>
              <w:fldChar w:fldCharType="end"/>
            </w:r>
          </w:hyperlink>
        </w:p>
        <w:p w:rsidR="00296D27" w:rsidRDefault="00265CAC">
          <w:pPr>
            <w:pStyle w:val="Inhopg1"/>
            <w:tabs>
              <w:tab w:val="right" w:leader="dot" w:pos="9016"/>
            </w:tabs>
            <w:rPr>
              <w:rFonts w:eastAsiaTheme="minorEastAsia"/>
              <w:noProof/>
              <w:color w:val="auto"/>
              <w:lang w:eastAsia="nl-NL"/>
            </w:rPr>
          </w:pPr>
          <w:hyperlink w:anchor="_Toc509826160" w:history="1">
            <w:r w:rsidR="00296D27" w:rsidRPr="00BE240E">
              <w:rPr>
                <w:rStyle w:val="Hyperlink"/>
                <w:noProof/>
              </w:rPr>
              <w:t>Mapping</w:t>
            </w:r>
            <w:r w:rsidR="00296D27">
              <w:rPr>
                <w:noProof/>
                <w:webHidden/>
              </w:rPr>
              <w:tab/>
            </w:r>
            <w:r w:rsidR="00296D27">
              <w:rPr>
                <w:noProof/>
                <w:webHidden/>
              </w:rPr>
              <w:fldChar w:fldCharType="begin"/>
            </w:r>
            <w:r w:rsidR="00296D27">
              <w:rPr>
                <w:noProof/>
                <w:webHidden/>
              </w:rPr>
              <w:instrText xml:space="preserve"> PAGEREF _Toc509826160 \h </w:instrText>
            </w:r>
            <w:r w:rsidR="00296D27">
              <w:rPr>
                <w:noProof/>
                <w:webHidden/>
              </w:rPr>
            </w:r>
            <w:r w:rsidR="00296D27">
              <w:rPr>
                <w:noProof/>
                <w:webHidden/>
              </w:rPr>
              <w:fldChar w:fldCharType="separate"/>
            </w:r>
            <w:r w:rsidR="00296D27">
              <w:rPr>
                <w:noProof/>
                <w:webHidden/>
              </w:rPr>
              <w:t>7</w:t>
            </w:r>
            <w:r w:rsidR="00296D27">
              <w:rPr>
                <w:noProof/>
                <w:webHidden/>
              </w:rPr>
              <w:fldChar w:fldCharType="end"/>
            </w:r>
          </w:hyperlink>
        </w:p>
        <w:p w:rsidR="00296D27" w:rsidRDefault="00265CAC">
          <w:pPr>
            <w:pStyle w:val="Inhopg2"/>
            <w:tabs>
              <w:tab w:val="right" w:leader="dot" w:pos="9016"/>
            </w:tabs>
            <w:rPr>
              <w:rFonts w:eastAsiaTheme="minorEastAsia"/>
              <w:noProof/>
              <w:color w:val="auto"/>
              <w:lang w:eastAsia="nl-NL"/>
            </w:rPr>
          </w:pPr>
          <w:hyperlink w:anchor="_Toc509826161" w:history="1">
            <w:r w:rsidR="00296D27" w:rsidRPr="00BE240E">
              <w:rPr>
                <w:rStyle w:val="Hyperlink"/>
                <w:noProof/>
              </w:rPr>
              <w:t>Order</w:t>
            </w:r>
            <w:r w:rsidR="00296D27">
              <w:rPr>
                <w:noProof/>
                <w:webHidden/>
              </w:rPr>
              <w:tab/>
            </w:r>
            <w:r w:rsidR="00296D27">
              <w:rPr>
                <w:noProof/>
                <w:webHidden/>
              </w:rPr>
              <w:fldChar w:fldCharType="begin"/>
            </w:r>
            <w:r w:rsidR="00296D27">
              <w:rPr>
                <w:noProof/>
                <w:webHidden/>
              </w:rPr>
              <w:instrText xml:space="preserve"> PAGEREF _Toc509826161 \h </w:instrText>
            </w:r>
            <w:r w:rsidR="00296D27">
              <w:rPr>
                <w:noProof/>
                <w:webHidden/>
              </w:rPr>
            </w:r>
            <w:r w:rsidR="00296D27">
              <w:rPr>
                <w:noProof/>
                <w:webHidden/>
              </w:rPr>
              <w:fldChar w:fldCharType="separate"/>
            </w:r>
            <w:r w:rsidR="00296D27">
              <w:rPr>
                <w:noProof/>
                <w:webHidden/>
              </w:rPr>
              <w:t>7</w:t>
            </w:r>
            <w:r w:rsidR="00296D27">
              <w:rPr>
                <w:noProof/>
                <w:webHidden/>
              </w:rPr>
              <w:fldChar w:fldCharType="end"/>
            </w:r>
          </w:hyperlink>
        </w:p>
        <w:p w:rsidR="00296D27" w:rsidRDefault="00265CAC">
          <w:pPr>
            <w:pStyle w:val="Inhopg2"/>
            <w:tabs>
              <w:tab w:val="right" w:leader="dot" w:pos="9016"/>
            </w:tabs>
            <w:rPr>
              <w:rFonts w:eastAsiaTheme="minorEastAsia"/>
              <w:noProof/>
              <w:color w:val="auto"/>
              <w:lang w:eastAsia="nl-NL"/>
            </w:rPr>
          </w:pPr>
          <w:hyperlink w:anchor="_Toc509826162" w:history="1">
            <w:r w:rsidR="00296D27" w:rsidRPr="00BE240E">
              <w:rPr>
                <w:rStyle w:val="Hyperlink"/>
                <w:noProof/>
              </w:rPr>
              <w:t>Training (cursus)</w:t>
            </w:r>
            <w:r w:rsidR="00296D27">
              <w:rPr>
                <w:noProof/>
                <w:webHidden/>
              </w:rPr>
              <w:tab/>
            </w:r>
            <w:r w:rsidR="00296D27">
              <w:rPr>
                <w:noProof/>
                <w:webHidden/>
              </w:rPr>
              <w:fldChar w:fldCharType="begin"/>
            </w:r>
            <w:r w:rsidR="00296D27">
              <w:rPr>
                <w:noProof/>
                <w:webHidden/>
              </w:rPr>
              <w:instrText xml:space="preserve"> PAGEREF _Toc509826162 \h </w:instrText>
            </w:r>
            <w:r w:rsidR="00296D27">
              <w:rPr>
                <w:noProof/>
                <w:webHidden/>
              </w:rPr>
            </w:r>
            <w:r w:rsidR="00296D27">
              <w:rPr>
                <w:noProof/>
                <w:webHidden/>
              </w:rPr>
              <w:fldChar w:fldCharType="separate"/>
            </w:r>
            <w:r w:rsidR="00296D27">
              <w:rPr>
                <w:noProof/>
                <w:webHidden/>
              </w:rPr>
              <w:t>8</w:t>
            </w:r>
            <w:r w:rsidR="00296D27">
              <w:rPr>
                <w:noProof/>
                <w:webHidden/>
              </w:rPr>
              <w:fldChar w:fldCharType="end"/>
            </w:r>
          </w:hyperlink>
        </w:p>
        <w:p w:rsidR="00296D27" w:rsidRDefault="00265CAC">
          <w:pPr>
            <w:pStyle w:val="Inhopg2"/>
            <w:tabs>
              <w:tab w:val="right" w:leader="dot" w:pos="9016"/>
            </w:tabs>
            <w:rPr>
              <w:rFonts w:eastAsiaTheme="minorEastAsia"/>
              <w:noProof/>
              <w:color w:val="auto"/>
              <w:lang w:eastAsia="nl-NL"/>
            </w:rPr>
          </w:pPr>
          <w:hyperlink w:anchor="_Toc509826163" w:history="1">
            <w:r w:rsidR="00296D27" w:rsidRPr="00BE240E">
              <w:rPr>
                <w:rStyle w:val="Hyperlink"/>
                <w:noProof/>
              </w:rPr>
              <w:t>Retailer_Site</w:t>
            </w:r>
            <w:r w:rsidR="00296D27">
              <w:rPr>
                <w:noProof/>
                <w:webHidden/>
              </w:rPr>
              <w:tab/>
            </w:r>
            <w:r w:rsidR="00296D27">
              <w:rPr>
                <w:noProof/>
                <w:webHidden/>
              </w:rPr>
              <w:fldChar w:fldCharType="begin"/>
            </w:r>
            <w:r w:rsidR="00296D27">
              <w:rPr>
                <w:noProof/>
                <w:webHidden/>
              </w:rPr>
              <w:instrText xml:space="preserve"> PAGEREF _Toc509826163 \h </w:instrText>
            </w:r>
            <w:r w:rsidR="00296D27">
              <w:rPr>
                <w:noProof/>
                <w:webHidden/>
              </w:rPr>
            </w:r>
            <w:r w:rsidR="00296D27">
              <w:rPr>
                <w:noProof/>
                <w:webHidden/>
              </w:rPr>
              <w:fldChar w:fldCharType="separate"/>
            </w:r>
            <w:r w:rsidR="00296D27">
              <w:rPr>
                <w:noProof/>
                <w:webHidden/>
              </w:rPr>
              <w:t>8</w:t>
            </w:r>
            <w:r w:rsidR="00296D27">
              <w:rPr>
                <w:noProof/>
                <w:webHidden/>
              </w:rPr>
              <w:fldChar w:fldCharType="end"/>
            </w:r>
          </w:hyperlink>
        </w:p>
        <w:p w:rsidR="00296D27" w:rsidRDefault="00265CAC">
          <w:pPr>
            <w:pStyle w:val="Inhopg2"/>
            <w:tabs>
              <w:tab w:val="right" w:leader="dot" w:pos="9016"/>
            </w:tabs>
            <w:rPr>
              <w:rFonts w:eastAsiaTheme="minorEastAsia"/>
              <w:noProof/>
              <w:color w:val="auto"/>
              <w:lang w:eastAsia="nl-NL"/>
            </w:rPr>
          </w:pPr>
          <w:hyperlink w:anchor="_Toc509826164" w:history="1">
            <w:r w:rsidR="00296D27" w:rsidRPr="00BE240E">
              <w:rPr>
                <w:rStyle w:val="Hyperlink"/>
                <w:noProof/>
              </w:rPr>
              <w:t>Retailer</w:t>
            </w:r>
            <w:r w:rsidR="00296D27">
              <w:rPr>
                <w:noProof/>
                <w:webHidden/>
              </w:rPr>
              <w:tab/>
            </w:r>
            <w:r w:rsidR="00296D27">
              <w:rPr>
                <w:noProof/>
                <w:webHidden/>
              </w:rPr>
              <w:fldChar w:fldCharType="begin"/>
            </w:r>
            <w:r w:rsidR="00296D27">
              <w:rPr>
                <w:noProof/>
                <w:webHidden/>
              </w:rPr>
              <w:instrText xml:space="preserve"> PAGEREF _Toc509826164 \h </w:instrText>
            </w:r>
            <w:r w:rsidR="00296D27">
              <w:rPr>
                <w:noProof/>
                <w:webHidden/>
              </w:rPr>
            </w:r>
            <w:r w:rsidR="00296D27">
              <w:rPr>
                <w:noProof/>
                <w:webHidden/>
              </w:rPr>
              <w:fldChar w:fldCharType="separate"/>
            </w:r>
            <w:r w:rsidR="00296D27">
              <w:rPr>
                <w:noProof/>
                <w:webHidden/>
              </w:rPr>
              <w:t>9</w:t>
            </w:r>
            <w:r w:rsidR="00296D27">
              <w:rPr>
                <w:noProof/>
                <w:webHidden/>
              </w:rPr>
              <w:fldChar w:fldCharType="end"/>
            </w:r>
          </w:hyperlink>
        </w:p>
        <w:p w:rsidR="00296D27" w:rsidRDefault="00265CAC">
          <w:pPr>
            <w:pStyle w:val="Inhopg2"/>
            <w:tabs>
              <w:tab w:val="right" w:leader="dot" w:pos="9016"/>
            </w:tabs>
            <w:rPr>
              <w:rFonts w:eastAsiaTheme="minorEastAsia"/>
              <w:noProof/>
              <w:color w:val="auto"/>
              <w:lang w:eastAsia="nl-NL"/>
            </w:rPr>
          </w:pPr>
          <w:hyperlink w:anchor="_Toc509826165" w:history="1">
            <w:r w:rsidR="00296D27" w:rsidRPr="00BE240E">
              <w:rPr>
                <w:rStyle w:val="Hyperlink"/>
                <w:noProof/>
              </w:rPr>
              <w:t>Department &amp; Branch</w:t>
            </w:r>
            <w:r w:rsidR="00296D27">
              <w:rPr>
                <w:noProof/>
                <w:webHidden/>
              </w:rPr>
              <w:tab/>
            </w:r>
            <w:r w:rsidR="00296D27">
              <w:rPr>
                <w:noProof/>
                <w:webHidden/>
              </w:rPr>
              <w:fldChar w:fldCharType="begin"/>
            </w:r>
            <w:r w:rsidR="00296D27">
              <w:rPr>
                <w:noProof/>
                <w:webHidden/>
              </w:rPr>
              <w:instrText xml:space="preserve"> PAGEREF _Toc509826165 \h </w:instrText>
            </w:r>
            <w:r w:rsidR="00296D27">
              <w:rPr>
                <w:noProof/>
                <w:webHidden/>
              </w:rPr>
            </w:r>
            <w:r w:rsidR="00296D27">
              <w:rPr>
                <w:noProof/>
                <w:webHidden/>
              </w:rPr>
              <w:fldChar w:fldCharType="separate"/>
            </w:r>
            <w:r w:rsidR="00296D27">
              <w:rPr>
                <w:noProof/>
                <w:webHidden/>
              </w:rPr>
              <w:t>9</w:t>
            </w:r>
            <w:r w:rsidR="00296D27">
              <w:rPr>
                <w:noProof/>
                <w:webHidden/>
              </w:rPr>
              <w:fldChar w:fldCharType="end"/>
            </w:r>
          </w:hyperlink>
        </w:p>
        <w:p w:rsidR="00296D27" w:rsidRDefault="00265CAC">
          <w:pPr>
            <w:pStyle w:val="Inhopg2"/>
            <w:tabs>
              <w:tab w:val="right" w:leader="dot" w:pos="9016"/>
            </w:tabs>
            <w:rPr>
              <w:rFonts w:eastAsiaTheme="minorEastAsia"/>
              <w:noProof/>
              <w:color w:val="auto"/>
              <w:lang w:eastAsia="nl-NL"/>
            </w:rPr>
          </w:pPr>
          <w:hyperlink w:anchor="_Toc509826166" w:history="1">
            <w:r w:rsidR="00296D27" w:rsidRPr="00BE240E">
              <w:rPr>
                <w:rStyle w:val="Hyperlink"/>
                <w:noProof/>
              </w:rPr>
              <w:t>Customer</w:t>
            </w:r>
            <w:r w:rsidR="00296D27">
              <w:rPr>
                <w:noProof/>
                <w:webHidden/>
              </w:rPr>
              <w:tab/>
            </w:r>
            <w:r w:rsidR="00296D27">
              <w:rPr>
                <w:noProof/>
                <w:webHidden/>
              </w:rPr>
              <w:fldChar w:fldCharType="begin"/>
            </w:r>
            <w:r w:rsidR="00296D27">
              <w:rPr>
                <w:noProof/>
                <w:webHidden/>
              </w:rPr>
              <w:instrText xml:space="preserve"> PAGEREF _Toc509826166 \h </w:instrText>
            </w:r>
            <w:r w:rsidR="00296D27">
              <w:rPr>
                <w:noProof/>
                <w:webHidden/>
              </w:rPr>
            </w:r>
            <w:r w:rsidR="00296D27">
              <w:rPr>
                <w:noProof/>
                <w:webHidden/>
              </w:rPr>
              <w:fldChar w:fldCharType="separate"/>
            </w:r>
            <w:r w:rsidR="00296D27">
              <w:rPr>
                <w:noProof/>
                <w:webHidden/>
              </w:rPr>
              <w:t>10</w:t>
            </w:r>
            <w:r w:rsidR="00296D27">
              <w:rPr>
                <w:noProof/>
                <w:webHidden/>
              </w:rPr>
              <w:fldChar w:fldCharType="end"/>
            </w:r>
          </w:hyperlink>
        </w:p>
        <w:p w:rsidR="00296D27" w:rsidRDefault="00265CAC">
          <w:pPr>
            <w:pStyle w:val="Inhopg2"/>
            <w:tabs>
              <w:tab w:val="right" w:leader="dot" w:pos="9016"/>
            </w:tabs>
            <w:rPr>
              <w:rFonts w:eastAsiaTheme="minorEastAsia"/>
              <w:noProof/>
              <w:color w:val="auto"/>
              <w:lang w:eastAsia="nl-NL"/>
            </w:rPr>
          </w:pPr>
          <w:hyperlink w:anchor="_Toc509826167" w:history="1">
            <w:r w:rsidR="00296D27" w:rsidRPr="00BE240E">
              <w:rPr>
                <w:rStyle w:val="Hyperlink"/>
                <w:noProof/>
              </w:rPr>
              <w:t>Bonus</w:t>
            </w:r>
            <w:r w:rsidR="00296D27">
              <w:rPr>
                <w:noProof/>
                <w:webHidden/>
              </w:rPr>
              <w:tab/>
            </w:r>
            <w:r w:rsidR="00296D27">
              <w:rPr>
                <w:noProof/>
                <w:webHidden/>
              </w:rPr>
              <w:fldChar w:fldCharType="begin"/>
            </w:r>
            <w:r w:rsidR="00296D27">
              <w:rPr>
                <w:noProof/>
                <w:webHidden/>
              </w:rPr>
              <w:instrText xml:space="preserve"> PAGEREF _Toc509826167 \h </w:instrText>
            </w:r>
            <w:r w:rsidR="00296D27">
              <w:rPr>
                <w:noProof/>
                <w:webHidden/>
              </w:rPr>
            </w:r>
            <w:r w:rsidR="00296D27">
              <w:rPr>
                <w:noProof/>
                <w:webHidden/>
              </w:rPr>
              <w:fldChar w:fldCharType="separate"/>
            </w:r>
            <w:r w:rsidR="00296D27">
              <w:rPr>
                <w:noProof/>
                <w:webHidden/>
              </w:rPr>
              <w:t>10</w:t>
            </w:r>
            <w:r w:rsidR="00296D27">
              <w:rPr>
                <w:noProof/>
                <w:webHidden/>
              </w:rPr>
              <w:fldChar w:fldCharType="end"/>
            </w:r>
          </w:hyperlink>
        </w:p>
        <w:p w:rsidR="00296D27" w:rsidRDefault="00265CAC">
          <w:pPr>
            <w:pStyle w:val="Inhopg2"/>
            <w:tabs>
              <w:tab w:val="right" w:leader="dot" w:pos="9016"/>
            </w:tabs>
            <w:rPr>
              <w:rFonts w:eastAsiaTheme="minorEastAsia"/>
              <w:noProof/>
              <w:color w:val="auto"/>
              <w:lang w:eastAsia="nl-NL"/>
            </w:rPr>
          </w:pPr>
          <w:hyperlink w:anchor="_Toc509826168" w:history="1">
            <w:r w:rsidR="00296D27" w:rsidRPr="00BE240E">
              <w:rPr>
                <w:rStyle w:val="Hyperlink"/>
                <w:noProof/>
              </w:rPr>
              <w:t>Product</w:t>
            </w:r>
            <w:r w:rsidR="00296D27">
              <w:rPr>
                <w:noProof/>
                <w:webHidden/>
              </w:rPr>
              <w:tab/>
            </w:r>
            <w:r w:rsidR="00296D27">
              <w:rPr>
                <w:noProof/>
                <w:webHidden/>
              </w:rPr>
              <w:fldChar w:fldCharType="begin"/>
            </w:r>
            <w:r w:rsidR="00296D27">
              <w:rPr>
                <w:noProof/>
                <w:webHidden/>
              </w:rPr>
              <w:instrText xml:space="preserve"> PAGEREF _Toc509826168 \h </w:instrText>
            </w:r>
            <w:r w:rsidR="00296D27">
              <w:rPr>
                <w:noProof/>
                <w:webHidden/>
              </w:rPr>
            </w:r>
            <w:r w:rsidR="00296D27">
              <w:rPr>
                <w:noProof/>
                <w:webHidden/>
              </w:rPr>
              <w:fldChar w:fldCharType="separate"/>
            </w:r>
            <w:r w:rsidR="00296D27">
              <w:rPr>
                <w:noProof/>
                <w:webHidden/>
              </w:rPr>
              <w:t>11</w:t>
            </w:r>
            <w:r w:rsidR="00296D27">
              <w:rPr>
                <w:noProof/>
                <w:webHidden/>
              </w:rPr>
              <w:fldChar w:fldCharType="end"/>
            </w:r>
          </w:hyperlink>
        </w:p>
        <w:p w:rsidR="00296D27" w:rsidRDefault="00265CAC">
          <w:pPr>
            <w:pStyle w:val="Inhopg2"/>
            <w:tabs>
              <w:tab w:val="right" w:leader="dot" w:pos="9016"/>
            </w:tabs>
            <w:rPr>
              <w:rFonts w:eastAsiaTheme="minorEastAsia"/>
              <w:noProof/>
              <w:color w:val="auto"/>
              <w:lang w:eastAsia="nl-NL"/>
            </w:rPr>
          </w:pPr>
          <w:hyperlink w:anchor="_Toc509826169" w:history="1">
            <w:r w:rsidR="00296D27" w:rsidRPr="00BE240E">
              <w:rPr>
                <w:rStyle w:val="Hyperlink"/>
                <w:noProof/>
              </w:rPr>
              <w:t>Order Item</w:t>
            </w:r>
            <w:r w:rsidR="00296D27">
              <w:rPr>
                <w:noProof/>
                <w:webHidden/>
              </w:rPr>
              <w:tab/>
            </w:r>
            <w:r w:rsidR="00296D27">
              <w:rPr>
                <w:noProof/>
                <w:webHidden/>
              </w:rPr>
              <w:fldChar w:fldCharType="begin"/>
            </w:r>
            <w:r w:rsidR="00296D27">
              <w:rPr>
                <w:noProof/>
                <w:webHidden/>
              </w:rPr>
              <w:instrText xml:space="preserve"> PAGEREF _Toc509826169 \h </w:instrText>
            </w:r>
            <w:r w:rsidR="00296D27">
              <w:rPr>
                <w:noProof/>
                <w:webHidden/>
              </w:rPr>
            </w:r>
            <w:r w:rsidR="00296D27">
              <w:rPr>
                <w:noProof/>
                <w:webHidden/>
              </w:rPr>
              <w:fldChar w:fldCharType="separate"/>
            </w:r>
            <w:r w:rsidR="00296D27">
              <w:rPr>
                <w:noProof/>
                <w:webHidden/>
              </w:rPr>
              <w:t>12</w:t>
            </w:r>
            <w:r w:rsidR="00296D27">
              <w:rPr>
                <w:noProof/>
                <w:webHidden/>
              </w:rPr>
              <w:fldChar w:fldCharType="end"/>
            </w:r>
          </w:hyperlink>
        </w:p>
        <w:p w:rsidR="00296D27" w:rsidRDefault="00265CAC">
          <w:pPr>
            <w:pStyle w:val="Inhopg2"/>
            <w:tabs>
              <w:tab w:val="right" w:leader="dot" w:pos="9016"/>
            </w:tabs>
            <w:rPr>
              <w:rFonts w:eastAsiaTheme="minorEastAsia"/>
              <w:noProof/>
              <w:color w:val="auto"/>
              <w:lang w:eastAsia="nl-NL"/>
            </w:rPr>
          </w:pPr>
          <w:hyperlink w:anchor="_Toc509826170" w:history="1">
            <w:r w:rsidR="00296D27" w:rsidRPr="00BE240E">
              <w:rPr>
                <w:rStyle w:val="Hyperlink"/>
                <w:noProof/>
              </w:rPr>
              <w:t>Product Type</w:t>
            </w:r>
            <w:r w:rsidR="00296D27">
              <w:rPr>
                <w:noProof/>
                <w:webHidden/>
              </w:rPr>
              <w:tab/>
            </w:r>
            <w:r w:rsidR="00296D27">
              <w:rPr>
                <w:noProof/>
                <w:webHidden/>
              </w:rPr>
              <w:fldChar w:fldCharType="begin"/>
            </w:r>
            <w:r w:rsidR="00296D27">
              <w:rPr>
                <w:noProof/>
                <w:webHidden/>
              </w:rPr>
              <w:instrText xml:space="preserve"> PAGEREF _Toc509826170 \h </w:instrText>
            </w:r>
            <w:r w:rsidR="00296D27">
              <w:rPr>
                <w:noProof/>
                <w:webHidden/>
              </w:rPr>
            </w:r>
            <w:r w:rsidR="00296D27">
              <w:rPr>
                <w:noProof/>
                <w:webHidden/>
              </w:rPr>
              <w:fldChar w:fldCharType="separate"/>
            </w:r>
            <w:r w:rsidR="00296D27">
              <w:rPr>
                <w:noProof/>
                <w:webHidden/>
              </w:rPr>
              <w:t>12</w:t>
            </w:r>
            <w:r w:rsidR="00296D27">
              <w:rPr>
                <w:noProof/>
                <w:webHidden/>
              </w:rPr>
              <w:fldChar w:fldCharType="end"/>
            </w:r>
          </w:hyperlink>
        </w:p>
        <w:p w:rsidR="00296D27" w:rsidRDefault="00265CAC">
          <w:pPr>
            <w:pStyle w:val="Inhopg2"/>
            <w:tabs>
              <w:tab w:val="right" w:leader="dot" w:pos="9016"/>
            </w:tabs>
            <w:rPr>
              <w:rFonts w:eastAsiaTheme="minorEastAsia"/>
              <w:noProof/>
              <w:color w:val="auto"/>
              <w:lang w:eastAsia="nl-NL"/>
            </w:rPr>
          </w:pPr>
          <w:hyperlink w:anchor="_Toc509826171" w:history="1">
            <w:r w:rsidR="00296D27" w:rsidRPr="00BE240E">
              <w:rPr>
                <w:rStyle w:val="Hyperlink"/>
                <w:noProof/>
              </w:rPr>
              <w:t>Product Line</w:t>
            </w:r>
            <w:r w:rsidR="00296D27">
              <w:rPr>
                <w:noProof/>
                <w:webHidden/>
              </w:rPr>
              <w:tab/>
            </w:r>
            <w:r w:rsidR="00296D27">
              <w:rPr>
                <w:noProof/>
                <w:webHidden/>
              </w:rPr>
              <w:fldChar w:fldCharType="begin"/>
            </w:r>
            <w:r w:rsidR="00296D27">
              <w:rPr>
                <w:noProof/>
                <w:webHidden/>
              </w:rPr>
              <w:instrText xml:space="preserve"> PAGEREF _Toc509826171 \h </w:instrText>
            </w:r>
            <w:r w:rsidR="00296D27">
              <w:rPr>
                <w:noProof/>
                <w:webHidden/>
              </w:rPr>
            </w:r>
            <w:r w:rsidR="00296D27">
              <w:rPr>
                <w:noProof/>
                <w:webHidden/>
              </w:rPr>
              <w:fldChar w:fldCharType="separate"/>
            </w:r>
            <w:r w:rsidR="00296D27">
              <w:rPr>
                <w:noProof/>
                <w:webHidden/>
              </w:rPr>
              <w:t>13</w:t>
            </w:r>
            <w:r w:rsidR="00296D27">
              <w:rPr>
                <w:noProof/>
                <w:webHidden/>
              </w:rPr>
              <w:fldChar w:fldCharType="end"/>
            </w:r>
          </w:hyperlink>
        </w:p>
        <w:p w:rsidR="00296D27" w:rsidRDefault="00265CAC">
          <w:pPr>
            <w:pStyle w:val="Inhopg2"/>
            <w:tabs>
              <w:tab w:val="right" w:leader="dot" w:pos="9016"/>
            </w:tabs>
            <w:rPr>
              <w:rFonts w:eastAsiaTheme="minorEastAsia"/>
              <w:noProof/>
              <w:color w:val="auto"/>
              <w:lang w:eastAsia="nl-NL"/>
            </w:rPr>
          </w:pPr>
          <w:hyperlink w:anchor="_Toc509826172" w:history="1">
            <w:r w:rsidR="00296D27" w:rsidRPr="00BE240E">
              <w:rPr>
                <w:rStyle w:val="Hyperlink"/>
                <w:noProof/>
              </w:rPr>
              <w:t>Employee</w:t>
            </w:r>
            <w:r w:rsidR="00296D27">
              <w:rPr>
                <w:noProof/>
                <w:webHidden/>
              </w:rPr>
              <w:tab/>
            </w:r>
            <w:r w:rsidR="00296D27">
              <w:rPr>
                <w:noProof/>
                <w:webHidden/>
              </w:rPr>
              <w:fldChar w:fldCharType="begin"/>
            </w:r>
            <w:r w:rsidR="00296D27">
              <w:rPr>
                <w:noProof/>
                <w:webHidden/>
              </w:rPr>
              <w:instrText xml:space="preserve"> PAGEREF _Toc509826172 \h </w:instrText>
            </w:r>
            <w:r w:rsidR="00296D27">
              <w:rPr>
                <w:noProof/>
                <w:webHidden/>
              </w:rPr>
            </w:r>
            <w:r w:rsidR="00296D27">
              <w:rPr>
                <w:noProof/>
                <w:webHidden/>
              </w:rPr>
              <w:fldChar w:fldCharType="separate"/>
            </w:r>
            <w:r w:rsidR="00296D27">
              <w:rPr>
                <w:noProof/>
                <w:webHidden/>
              </w:rPr>
              <w:t>13</w:t>
            </w:r>
            <w:r w:rsidR="00296D27">
              <w:rPr>
                <w:noProof/>
                <w:webHidden/>
              </w:rPr>
              <w:fldChar w:fldCharType="end"/>
            </w:r>
          </w:hyperlink>
        </w:p>
        <w:p w:rsidR="00296D27" w:rsidRDefault="00265CAC">
          <w:pPr>
            <w:pStyle w:val="Inhopg2"/>
            <w:tabs>
              <w:tab w:val="right" w:leader="dot" w:pos="9016"/>
            </w:tabs>
            <w:rPr>
              <w:rFonts w:eastAsiaTheme="minorEastAsia"/>
              <w:noProof/>
              <w:color w:val="auto"/>
              <w:lang w:eastAsia="nl-NL"/>
            </w:rPr>
          </w:pPr>
          <w:hyperlink w:anchor="_Toc509826173" w:history="1">
            <w:r w:rsidR="00296D27" w:rsidRPr="00BE240E">
              <w:rPr>
                <w:rStyle w:val="Hyperlink"/>
                <w:noProof/>
              </w:rPr>
              <w:t>Sales Target</w:t>
            </w:r>
            <w:r w:rsidR="00296D27">
              <w:rPr>
                <w:noProof/>
                <w:webHidden/>
              </w:rPr>
              <w:tab/>
            </w:r>
            <w:r w:rsidR="00296D27">
              <w:rPr>
                <w:noProof/>
                <w:webHidden/>
              </w:rPr>
              <w:fldChar w:fldCharType="begin"/>
            </w:r>
            <w:r w:rsidR="00296D27">
              <w:rPr>
                <w:noProof/>
                <w:webHidden/>
              </w:rPr>
              <w:instrText xml:space="preserve"> PAGEREF _Toc509826173 \h </w:instrText>
            </w:r>
            <w:r w:rsidR="00296D27">
              <w:rPr>
                <w:noProof/>
                <w:webHidden/>
              </w:rPr>
            </w:r>
            <w:r w:rsidR="00296D27">
              <w:rPr>
                <w:noProof/>
                <w:webHidden/>
              </w:rPr>
              <w:fldChar w:fldCharType="separate"/>
            </w:r>
            <w:r w:rsidR="00296D27">
              <w:rPr>
                <w:noProof/>
                <w:webHidden/>
              </w:rPr>
              <w:t>14</w:t>
            </w:r>
            <w:r w:rsidR="00296D27">
              <w:rPr>
                <w:noProof/>
                <w:webHidden/>
              </w:rPr>
              <w:fldChar w:fldCharType="end"/>
            </w:r>
          </w:hyperlink>
        </w:p>
        <w:p w:rsidR="00296D27" w:rsidRDefault="00265CAC">
          <w:pPr>
            <w:pStyle w:val="Inhopg2"/>
            <w:tabs>
              <w:tab w:val="right" w:leader="dot" w:pos="9016"/>
            </w:tabs>
            <w:rPr>
              <w:rFonts w:eastAsiaTheme="minorEastAsia"/>
              <w:noProof/>
              <w:color w:val="auto"/>
              <w:lang w:eastAsia="nl-NL"/>
            </w:rPr>
          </w:pPr>
          <w:hyperlink w:anchor="_Toc509826174" w:history="1">
            <w:r w:rsidR="00296D27" w:rsidRPr="00BE240E">
              <w:rPr>
                <w:rStyle w:val="Hyperlink"/>
                <w:noProof/>
              </w:rPr>
              <w:t>Position</w:t>
            </w:r>
            <w:r w:rsidR="00296D27">
              <w:rPr>
                <w:noProof/>
                <w:webHidden/>
              </w:rPr>
              <w:tab/>
            </w:r>
            <w:r w:rsidR="00296D27">
              <w:rPr>
                <w:noProof/>
                <w:webHidden/>
              </w:rPr>
              <w:fldChar w:fldCharType="begin"/>
            </w:r>
            <w:r w:rsidR="00296D27">
              <w:rPr>
                <w:noProof/>
                <w:webHidden/>
              </w:rPr>
              <w:instrText xml:space="preserve"> PAGEREF _Toc509826174 \h </w:instrText>
            </w:r>
            <w:r w:rsidR="00296D27">
              <w:rPr>
                <w:noProof/>
                <w:webHidden/>
              </w:rPr>
            </w:r>
            <w:r w:rsidR="00296D27">
              <w:rPr>
                <w:noProof/>
                <w:webHidden/>
              </w:rPr>
              <w:fldChar w:fldCharType="separate"/>
            </w:r>
            <w:r w:rsidR="00296D27">
              <w:rPr>
                <w:noProof/>
                <w:webHidden/>
              </w:rPr>
              <w:t>14</w:t>
            </w:r>
            <w:r w:rsidR="00296D27">
              <w:rPr>
                <w:noProof/>
                <w:webHidden/>
              </w:rPr>
              <w:fldChar w:fldCharType="end"/>
            </w:r>
          </w:hyperlink>
        </w:p>
        <w:p w:rsidR="00296D27" w:rsidRDefault="00265CAC">
          <w:pPr>
            <w:pStyle w:val="Inhopg1"/>
            <w:tabs>
              <w:tab w:val="right" w:leader="dot" w:pos="9016"/>
            </w:tabs>
            <w:rPr>
              <w:rFonts w:eastAsiaTheme="minorEastAsia"/>
              <w:noProof/>
              <w:color w:val="auto"/>
              <w:lang w:eastAsia="nl-NL"/>
            </w:rPr>
          </w:pPr>
          <w:hyperlink w:anchor="_Toc509826175" w:history="1">
            <w:r w:rsidR="00296D27" w:rsidRPr="00BE240E">
              <w:rPr>
                <w:rStyle w:val="Hyperlink"/>
                <w:noProof/>
              </w:rPr>
              <w:t>Aanpak</w:t>
            </w:r>
            <w:r w:rsidR="00296D27">
              <w:rPr>
                <w:noProof/>
                <w:webHidden/>
              </w:rPr>
              <w:tab/>
            </w:r>
            <w:r w:rsidR="00296D27">
              <w:rPr>
                <w:noProof/>
                <w:webHidden/>
              </w:rPr>
              <w:fldChar w:fldCharType="begin"/>
            </w:r>
            <w:r w:rsidR="00296D27">
              <w:rPr>
                <w:noProof/>
                <w:webHidden/>
              </w:rPr>
              <w:instrText xml:space="preserve"> PAGEREF _Toc509826175 \h </w:instrText>
            </w:r>
            <w:r w:rsidR="00296D27">
              <w:rPr>
                <w:noProof/>
                <w:webHidden/>
              </w:rPr>
            </w:r>
            <w:r w:rsidR="00296D27">
              <w:rPr>
                <w:noProof/>
                <w:webHidden/>
              </w:rPr>
              <w:fldChar w:fldCharType="separate"/>
            </w:r>
            <w:r w:rsidR="00296D27">
              <w:rPr>
                <w:noProof/>
                <w:webHidden/>
              </w:rPr>
              <w:t>0</w:t>
            </w:r>
            <w:r w:rsidR="00296D27">
              <w:rPr>
                <w:noProof/>
                <w:webHidden/>
              </w:rPr>
              <w:fldChar w:fldCharType="end"/>
            </w:r>
          </w:hyperlink>
        </w:p>
        <w:p w:rsidR="00296D27" w:rsidRDefault="00265CAC">
          <w:pPr>
            <w:pStyle w:val="Inhopg1"/>
            <w:tabs>
              <w:tab w:val="right" w:leader="dot" w:pos="9016"/>
            </w:tabs>
            <w:rPr>
              <w:rFonts w:eastAsiaTheme="minorEastAsia"/>
              <w:noProof/>
              <w:color w:val="auto"/>
              <w:lang w:eastAsia="nl-NL"/>
            </w:rPr>
          </w:pPr>
          <w:hyperlink w:anchor="_Toc509826176" w:history="1">
            <w:r w:rsidR="00296D27" w:rsidRPr="00BE240E">
              <w:rPr>
                <w:rStyle w:val="Hyperlink"/>
                <w:noProof/>
                <w:shd w:val="clear" w:color="auto" w:fill="FFFFFF"/>
              </w:rPr>
              <w:t>Testen</w:t>
            </w:r>
            <w:r w:rsidR="00296D27">
              <w:rPr>
                <w:noProof/>
                <w:webHidden/>
              </w:rPr>
              <w:tab/>
            </w:r>
            <w:r w:rsidR="00296D27">
              <w:rPr>
                <w:noProof/>
                <w:webHidden/>
              </w:rPr>
              <w:fldChar w:fldCharType="begin"/>
            </w:r>
            <w:r w:rsidR="00296D27">
              <w:rPr>
                <w:noProof/>
                <w:webHidden/>
              </w:rPr>
              <w:instrText xml:space="preserve"> PAGEREF _Toc509826176 \h </w:instrText>
            </w:r>
            <w:r w:rsidR="00296D27">
              <w:rPr>
                <w:noProof/>
                <w:webHidden/>
              </w:rPr>
            </w:r>
            <w:r w:rsidR="00296D27">
              <w:rPr>
                <w:noProof/>
                <w:webHidden/>
              </w:rPr>
              <w:fldChar w:fldCharType="separate"/>
            </w:r>
            <w:r w:rsidR="00296D27">
              <w:rPr>
                <w:noProof/>
                <w:webHidden/>
              </w:rPr>
              <w:t>0</w:t>
            </w:r>
            <w:r w:rsidR="00296D27">
              <w:rPr>
                <w:noProof/>
                <w:webHidden/>
              </w:rPr>
              <w:fldChar w:fldCharType="end"/>
            </w:r>
          </w:hyperlink>
        </w:p>
        <w:p w:rsidR="00296D27" w:rsidRDefault="00296D27">
          <w:r>
            <w:rPr>
              <w:b/>
              <w:bCs/>
            </w:rPr>
            <w:fldChar w:fldCharType="end"/>
          </w:r>
        </w:p>
      </w:sdtContent>
    </w:sdt>
    <w:p w:rsidR="00296D27" w:rsidRDefault="00296D27">
      <w:pPr>
        <w:rPr>
          <w:rFonts w:asciiTheme="majorHAnsi" w:eastAsiaTheme="majorEastAsia" w:hAnsiTheme="majorHAnsi" w:cstheme="majorBidi"/>
          <w:color w:val="007789" w:themeColor="accent1" w:themeShade="BF"/>
          <w:sz w:val="32"/>
        </w:rPr>
      </w:pPr>
      <w:bookmarkStart w:id="5" w:name="_Toc509826155"/>
      <w:r>
        <w:br w:type="page"/>
      </w:r>
    </w:p>
    <w:p w:rsidR="00C6554A" w:rsidRPr="00096425" w:rsidRDefault="005045AE" w:rsidP="00C6554A">
      <w:pPr>
        <w:pStyle w:val="Kop1"/>
      </w:pPr>
      <w:r w:rsidRPr="00096425">
        <w:lastRenderedPageBreak/>
        <w:t>Kwaliteit van de gegevens</w:t>
      </w:r>
      <w:bookmarkEnd w:id="5"/>
    </w:p>
    <w:p w:rsidR="00D943DF" w:rsidRPr="00096425" w:rsidRDefault="00D943DF" w:rsidP="00C6554A">
      <w:r w:rsidRPr="00096425">
        <w:t xml:space="preserve">Als we kijken naar de verschillende databronnen van de twee organisaties dan zien we dat er veel gegevens erin verwerkt staan. Het is dus ook onmogelijk om te voorkomen dat er geen fouten in zitten. Om een succesvolle migratie </w:t>
      </w:r>
      <w:r w:rsidR="00096425" w:rsidRPr="00096425">
        <w:t>uitvoeren, proberen we eerst alle fouten uit de oude databronnen te halen, zodat die niet terug te zien zijn in de nieuwe database van Outdoor Paradise.</w:t>
      </w:r>
    </w:p>
    <w:p w:rsidR="00096425" w:rsidRPr="00096425" w:rsidRDefault="00096425" w:rsidP="00C6554A">
      <w:r w:rsidRPr="00096425">
        <w:t>Door de databronnen gron</w:t>
      </w:r>
      <w:r>
        <w:t xml:space="preserve">dig te onderzoeken, zijn </w:t>
      </w:r>
      <w:r w:rsidRPr="00096425">
        <w:t>er verschillende fouten geconstateerd:</w:t>
      </w:r>
    </w:p>
    <w:p w:rsidR="00096425" w:rsidRDefault="00096425" w:rsidP="00B730FF">
      <w:pPr>
        <w:pStyle w:val="Lijstalinea"/>
        <w:numPr>
          <w:ilvl w:val="0"/>
          <w:numId w:val="16"/>
        </w:numPr>
      </w:pPr>
      <w:r w:rsidRPr="00096425">
        <w:t>Inconsistente naamgeving</w:t>
      </w:r>
      <w:r w:rsidR="00400233">
        <w:t>: De verschillende attributen in de data</w:t>
      </w:r>
      <w:r w:rsidR="00B730FF">
        <w:t>basen zijn zo geformuleerd dat ze niet logisch benoemd zijn en is het niet duidelijk wat de attributen betekenen.</w:t>
      </w:r>
    </w:p>
    <w:p w:rsidR="00B730FF" w:rsidRPr="00096425" w:rsidRDefault="00B730FF" w:rsidP="00B730FF">
      <w:pPr>
        <w:pStyle w:val="Lijstalinea"/>
      </w:pPr>
    </w:p>
    <w:p w:rsidR="00096425" w:rsidRPr="00096425" w:rsidRDefault="00096425" w:rsidP="00096425">
      <w:pPr>
        <w:pStyle w:val="Lijstalinea"/>
        <w:numPr>
          <w:ilvl w:val="0"/>
          <w:numId w:val="16"/>
        </w:numPr>
      </w:pPr>
      <w:r w:rsidRPr="00096425">
        <w:t>V</w:t>
      </w:r>
      <w:r w:rsidR="00B730FF">
        <w:t>eel d</w:t>
      </w:r>
      <w:r w:rsidRPr="00096425">
        <w:t>ubbele waardes</w:t>
      </w:r>
      <w:r w:rsidR="00B730FF">
        <w:t>: In de databasen zitten zoveel waardes verwerkt</w:t>
      </w:r>
      <w:r w:rsidR="0038416A">
        <w:t xml:space="preserve"> dat er ook veel dubbele waarden in zitten. Voor het onderhoud van de databasen is dit zeer onoverzichtelijk. </w:t>
      </w:r>
      <w:r w:rsidRPr="00096425">
        <w:br/>
      </w:r>
    </w:p>
    <w:p w:rsidR="00096425" w:rsidRPr="00096425" w:rsidRDefault="00096425" w:rsidP="00096425">
      <w:pPr>
        <w:pStyle w:val="Lijstalinea"/>
        <w:numPr>
          <w:ilvl w:val="0"/>
          <w:numId w:val="16"/>
        </w:numPr>
      </w:pPr>
      <w:r w:rsidRPr="00096425">
        <w:t>Foute gebruik van opslagtypen</w:t>
      </w:r>
      <w:r w:rsidR="0038416A">
        <w:t xml:space="preserve">: De meeste attributen zijn als een </w:t>
      </w:r>
      <w:proofErr w:type="spellStart"/>
      <w:r w:rsidR="0038416A">
        <w:t>varchar</w:t>
      </w:r>
      <w:proofErr w:type="spellEnd"/>
      <w:r w:rsidR="0038416A">
        <w:t>() opgeslagen, terwijl het alleen getallen zijn of een karakter is. Dat wil je niet in je database hebben omdat je dan onjuist gebruik maakt van de verschillende datatypen.</w:t>
      </w:r>
      <w:r w:rsidRPr="00096425">
        <w:br/>
      </w:r>
    </w:p>
    <w:p w:rsidR="00096425" w:rsidRDefault="00096425" w:rsidP="00096425">
      <w:pPr>
        <w:pStyle w:val="Lijstalinea"/>
        <w:numPr>
          <w:ilvl w:val="0"/>
          <w:numId w:val="16"/>
        </w:numPr>
      </w:pPr>
      <w:r w:rsidRPr="00096425">
        <w:t>Geen relatie tussen verschillende tabellen</w:t>
      </w:r>
      <w:r w:rsidR="0038416A">
        <w:t xml:space="preserve">: Er zijn tabellen die los van elkaar staan en met geen enkele andere tabel een relatie hebben. Het is niet de bedoeling dat er tabellen los van elkaar komen te staan. </w:t>
      </w:r>
      <w:r w:rsidRPr="00096425">
        <w:br/>
      </w:r>
    </w:p>
    <w:p w:rsidR="00096425" w:rsidRDefault="0038416A" w:rsidP="00096425">
      <w:pPr>
        <w:pStyle w:val="Lijstalinea"/>
        <w:numPr>
          <w:ilvl w:val="0"/>
          <w:numId w:val="16"/>
        </w:numPr>
      </w:pPr>
      <w:r>
        <w:t>Te uitgebreide tabellen: Een tabel met</w:t>
      </w:r>
      <w:r w:rsidR="009E0703">
        <w:t xml:space="preserve"> te veel attributen en te veel waardes is niet overzichtelijk om te onderhouden. </w:t>
      </w:r>
      <w:r w:rsidR="009C1254">
        <w:t xml:space="preserve">De tabellen moeten zo compact mogelijk gemaakt worden en op een logische manier verdeelt zijn. </w:t>
      </w:r>
    </w:p>
    <w:p w:rsidR="00B730FF" w:rsidRDefault="00B730FF" w:rsidP="00B730FF">
      <w:pPr>
        <w:pStyle w:val="Lijstalinea"/>
      </w:pPr>
    </w:p>
    <w:p w:rsidR="00B730FF" w:rsidRPr="00096425" w:rsidRDefault="009C1254" w:rsidP="00B730FF">
      <w:pPr>
        <w:pStyle w:val="Lijstalinea"/>
        <w:numPr>
          <w:ilvl w:val="0"/>
          <w:numId w:val="16"/>
        </w:numPr>
      </w:pPr>
      <w:r>
        <w:t xml:space="preserve">Verouderde data: </w:t>
      </w:r>
      <w:r w:rsidR="005467EA">
        <w:t>Er is veel data dat verouderd is en niet meer gebruikt gaat worden door de organisatie. Je wilt zoveel mogelijk up-to-date data in je databasen hebben zodat de database optimaal te gebruiken is.</w:t>
      </w:r>
    </w:p>
    <w:p w:rsidR="005467EA" w:rsidRPr="00096425" w:rsidRDefault="005467EA" w:rsidP="00C6554A">
      <w:r>
        <w:t>Door alle fouten te onderzoeken, gaan we ervoor zorgen dat er consistente naamgevingen gebruikt gaat worden, dat alle dubbele waarden</w:t>
      </w:r>
      <w:r w:rsidR="00B1265F">
        <w:t xml:space="preserve"> uit de database komt en dat alle tabellen juist samengevoegd wordt, zodat ze allemaal een relatie krijgen.</w:t>
      </w:r>
    </w:p>
    <w:p w:rsidR="00296D27" w:rsidRDefault="00296D27">
      <w:pPr>
        <w:rPr>
          <w:lang w:val="en-US"/>
        </w:rPr>
      </w:pPr>
    </w:p>
    <w:p w:rsidR="002D606B" w:rsidRDefault="002D606B">
      <w:pPr>
        <w:rPr>
          <w:lang w:val="en-US"/>
        </w:rPr>
      </w:pPr>
    </w:p>
    <w:p w:rsidR="002D606B" w:rsidRDefault="002D606B">
      <w:pPr>
        <w:rPr>
          <w:lang w:val="en-US"/>
        </w:rPr>
      </w:pPr>
    </w:p>
    <w:p w:rsidR="002D606B" w:rsidRPr="002D606B" w:rsidRDefault="002D606B" w:rsidP="002D606B">
      <w:pPr>
        <w:pStyle w:val="Kop1"/>
        <w:rPr>
          <w:shd w:val="clear" w:color="auto" w:fill="FFFFFF"/>
          <w:lang w:val="en-US"/>
        </w:rPr>
      </w:pPr>
      <w:bookmarkStart w:id="6" w:name="_Toc509826156"/>
      <w:r w:rsidRPr="002D606B">
        <w:rPr>
          <w:shd w:val="clear" w:color="auto" w:fill="FFFFFF"/>
          <w:lang w:val="en-US"/>
        </w:rPr>
        <w:lastRenderedPageBreak/>
        <w:t>ETL Tools</w:t>
      </w:r>
      <w:bookmarkEnd w:id="6"/>
    </w:p>
    <w:p w:rsidR="002D606B" w:rsidRPr="002D606B" w:rsidRDefault="002D606B" w:rsidP="002D606B">
      <w:pPr>
        <w:pStyle w:val="Kop2"/>
        <w:rPr>
          <w:lang w:val="en-US"/>
        </w:rPr>
      </w:pPr>
      <w:bookmarkStart w:id="7" w:name="_Toc509826157"/>
      <w:r w:rsidRPr="002D606B">
        <w:rPr>
          <w:lang w:val="en-US"/>
        </w:rPr>
        <w:t>SQL Server Intergration Services</w:t>
      </w:r>
      <w:bookmarkEnd w:id="7"/>
    </w:p>
    <w:p w:rsidR="002D606B" w:rsidRPr="002D606B" w:rsidRDefault="002D606B" w:rsidP="002D606B">
      <w:pPr>
        <w:rPr>
          <w:lang w:val="en-US"/>
        </w:rPr>
      </w:pPr>
      <w:proofErr w:type="spellStart"/>
      <w:r w:rsidRPr="002D606B">
        <w:rPr>
          <w:lang w:val="en-US"/>
        </w:rPr>
        <w:t>Homepagina</w:t>
      </w:r>
      <w:proofErr w:type="spellEnd"/>
      <w:r w:rsidRPr="002D606B">
        <w:rPr>
          <w:lang w:val="en-US"/>
        </w:rPr>
        <w:t xml:space="preserve">: </w:t>
      </w:r>
      <w:hyperlink r:id="rId9" w:history="1">
        <w:r w:rsidRPr="002D606B">
          <w:rPr>
            <w:rStyle w:val="Hyperlink"/>
            <w:lang w:val="en-US"/>
          </w:rPr>
          <w:t>https://docs.microsoft.com/en-us/sql/integration-services/sql-server-integration-services</w:t>
        </w:r>
      </w:hyperlink>
    </w:p>
    <w:p w:rsidR="002D606B" w:rsidRPr="00C724E3" w:rsidRDefault="002D606B" w:rsidP="002D606B">
      <w:r w:rsidRPr="00C724E3">
        <w:t xml:space="preserve">Waarom </w:t>
      </w:r>
      <w:r w:rsidRPr="006771EE">
        <w:t>gekozen om te onderzoeken</w:t>
      </w:r>
      <w:r w:rsidRPr="00C724E3">
        <w:t>?</w:t>
      </w:r>
    </w:p>
    <w:p w:rsidR="002D606B" w:rsidRPr="00C724E3" w:rsidRDefault="002D606B" w:rsidP="002D606B">
      <w:r w:rsidRPr="00C724E3">
        <w:t xml:space="preserve">De tool is van Microsoft, en omdat wij al met </w:t>
      </w:r>
      <w:proofErr w:type="spellStart"/>
      <w:r w:rsidRPr="00C724E3">
        <w:t>visual</w:t>
      </w:r>
      <w:proofErr w:type="spellEnd"/>
      <w:r w:rsidRPr="00C724E3">
        <w:t xml:space="preserve"> studio werken vinden wij dit erg makkelijk.</w:t>
      </w:r>
    </w:p>
    <w:p w:rsidR="002D606B" w:rsidRDefault="002D606B" w:rsidP="002D606B">
      <w:r>
        <w:t>Impressie:</w:t>
      </w:r>
    </w:p>
    <w:p w:rsidR="002D606B" w:rsidRPr="00AD609D" w:rsidRDefault="002D606B" w:rsidP="002D606B">
      <w:r w:rsidRPr="00C724E3">
        <w:t>SSIS is enorm goed gedocumenteerd.</w:t>
      </w:r>
      <w:r>
        <w:t xml:space="preserve"> Microsoft zelf heeft een erg gedetailleerde documentatie pagina, de tool heeft zo veel gebruikers dat het internet vol staat met vragen en antwoorden. De tool is erg geavanceerd en heeft een redelijk bekend uiterlijk door Visual Studio. Ook wordt er op de website genoemd dat deze tool ondersteuning heeft voor het updaten van data warehouses, wat wij later nodig zullen hebben. Verder is er geen account nodig voor het gebruik van SSIS, wat ook een pluspunt is. SSIS wordt ook als de snelste commercieel beschikbare ETL tool gezien (Bron: </w:t>
      </w:r>
      <w:hyperlink r:id="rId10" w:history="1">
        <w:r w:rsidRPr="00B6232E">
          <w:rPr>
            <w:rStyle w:val="Hyperlink"/>
          </w:rPr>
          <w:t>https://technet.microsoft.com/en-us/library/dd537533(v=sql.100).aspx</w:t>
        </w:r>
      </w:hyperlink>
      <w:r>
        <w:t>)</w:t>
      </w:r>
    </w:p>
    <w:p w:rsidR="002D606B" w:rsidRDefault="002D606B" w:rsidP="002D606B">
      <w:r>
        <w:rPr>
          <w:noProof/>
          <w:lang w:val="en-US"/>
        </w:rPr>
        <w:drawing>
          <wp:inline distT="0" distB="0" distL="0" distR="0" wp14:anchorId="1B98861C" wp14:editId="455D9C6A">
            <wp:extent cx="5731510" cy="3104567"/>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tanb\AppData\Local\Microsoft\Windows\INetCache\Content.Word\Microsoft SQL Server Management Studio 17.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731510" cy="3104567"/>
                    </a:xfrm>
                    <a:prstGeom prst="rect">
                      <a:avLst/>
                    </a:prstGeom>
                    <a:noFill/>
                    <a:ln>
                      <a:noFill/>
                    </a:ln>
                  </pic:spPr>
                </pic:pic>
              </a:graphicData>
            </a:graphic>
          </wp:inline>
        </w:drawing>
      </w:r>
    </w:p>
    <w:p w:rsidR="002D606B" w:rsidRDefault="002D606B" w:rsidP="002D606B">
      <w:r>
        <w:t>Conclusie:</w:t>
      </w:r>
    </w:p>
    <w:p w:rsidR="002D606B" w:rsidRPr="00C724E3" w:rsidRDefault="002D606B" w:rsidP="002D606B">
      <w:r>
        <w:t>SSIS is onze eerste keuze voor ETL tool die wij gaan gebruiken voor het project. Door de grote hoeveelheid documentatie, en het professionele uiterlijk lijkt het ons een fijn programma om mee te werken.</w:t>
      </w:r>
    </w:p>
    <w:p w:rsidR="002D606B" w:rsidRDefault="002D606B" w:rsidP="002D606B"/>
    <w:p w:rsidR="002D606B" w:rsidRPr="002D606B" w:rsidRDefault="002D606B" w:rsidP="002D606B">
      <w:pPr>
        <w:pStyle w:val="Kop2"/>
        <w:rPr>
          <w:lang w:val="en-US"/>
        </w:rPr>
      </w:pPr>
      <w:bookmarkStart w:id="8" w:name="_Toc509826158"/>
      <w:r w:rsidRPr="002D606B">
        <w:rPr>
          <w:lang w:val="en-US"/>
        </w:rPr>
        <w:lastRenderedPageBreak/>
        <w:t>CloverETL</w:t>
      </w:r>
      <w:bookmarkEnd w:id="8"/>
    </w:p>
    <w:p w:rsidR="002D606B" w:rsidRPr="002D606B" w:rsidRDefault="002D606B" w:rsidP="002D606B">
      <w:pPr>
        <w:rPr>
          <w:lang w:val="en-US"/>
        </w:rPr>
      </w:pPr>
      <w:proofErr w:type="spellStart"/>
      <w:r w:rsidRPr="002D606B">
        <w:rPr>
          <w:lang w:val="en-US"/>
        </w:rPr>
        <w:t>Homepagina</w:t>
      </w:r>
      <w:proofErr w:type="spellEnd"/>
      <w:r w:rsidRPr="002D606B">
        <w:rPr>
          <w:lang w:val="en-US"/>
        </w:rPr>
        <w:t xml:space="preserve">: </w:t>
      </w:r>
      <w:hyperlink r:id="rId12" w:history="1">
        <w:r w:rsidRPr="002D606B">
          <w:rPr>
            <w:rStyle w:val="Hyperlink"/>
            <w:lang w:val="en-US"/>
          </w:rPr>
          <w:t>https://www.cloveretl.com/</w:t>
        </w:r>
      </w:hyperlink>
    </w:p>
    <w:p w:rsidR="002D606B" w:rsidRPr="006771EE" w:rsidRDefault="002D606B" w:rsidP="002D606B">
      <w:r w:rsidRPr="006771EE">
        <w:t>Waarom gekozen om te onderzoeken?</w:t>
      </w:r>
    </w:p>
    <w:p w:rsidR="002D606B" w:rsidRPr="006771EE" w:rsidRDefault="002D606B" w:rsidP="002D606B">
      <w:proofErr w:type="spellStart"/>
      <w:r>
        <w:t>CloverETL</w:t>
      </w:r>
      <w:proofErr w:type="spellEnd"/>
      <w:r>
        <w:t xml:space="preserve"> staat hoog beoordeeld als ETL tool. De software komt vaak voor in vergelijkingen </w:t>
      </w:r>
      <w:r w:rsidR="00F62400">
        <w:t>met andere</w:t>
      </w:r>
      <w:r>
        <w:t xml:space="preserve"> ETL tools en komt er zeker niet slecht uit.</w:t>
      </w:r>
    </w:p>
    <w:p w:rsidR="002D606B" w:rsidRDefault="002D606B" w:rsidP="002D606B">
      <w:r w:rsidRPr="006771EE">
        <w:t>Impressie:</w:t>
      </w:r>
    </w:p>
    <w:p w:rsidR="002D606B" w:rsidRDefault="002D606B" w:rsidP="002D606B">
      <w:r>
        <w:t>De eerste impressie van de website is redelijk goed. De site ziet er voor het grootste deel professioneel uit. Alleen van de genoemde “</w:t>
      </w:r>
      <w:proofErr w:type="spellStart"/>
      <w:r>
        <w:t>leading</w:t>
      </w:r>
      <w:proofErr w:type="spellEnd"/>
      <w:r>
        <w:t xml:space="preserve"> companies” komen ons er maar twee bekend voor. Ook de </w:t>
      </w:r>
      <w:proofErr w:type="spellStart"/>
      <w:r>
        <w:t>footer</w:t>
      </w:r>
      <w:proofErr w:type="spellEnd"/>
      <w:r>
        <w:t xml:space="preserve"> ziet er niet goed uit, en de kleine lettertjes helemaal onder aan de pagina geven nog meer slechte impressies. De FAQ is enorm uitgebreid en ze hebben zelfs een erg gedetailleerd gebruikers forum. Ook biedt </w:t>
      </w:r>
      <w:proofErr w:type="spellStart"/>
      <w:r>
        <w:t>CloverETL</w:t>
      </w:r>
      <w:proofErr w:type="spellEnd"/>
      <w:r>
        <w:t xml:space="preserve"> een </w:t>
      </w:r>
      <w:proofErr w:type="spellStart"/>
      <w:r>
        <w:t>quickstart</w:t>
      </w:r>
      <w:proofErr w:type="spellEnd"/>
      <w:r>
        <w:t xml:space="preserve"> guide bestaande uit meerdere filmpjes. Het pakket zelf is enorm duur, 5000 euro per </w:t>
      </w:r>
      <w:proofErr w:type="spellStart"/>
      <w:r>
        <w:t>license</w:t>
      </w:r>
      <w:proofErr w:type="spellEnd"/>
      <w:r>
        <w:t>, maar biedt wel een demo.</w:t>
      </w:r>
    </w:p>
    <w:p w:rsidR="002D606B" w:rsidRDefault="002D606B" w:rsidP="002D606B">
      <w:r>
        <w:rPr>
          <w:noProof/>
          <w:lang w:val="en-US"/>
        </w:rPr>
        <w:drawing>
          <wp:inline distT="0" distB="0" distL="0" distR="0" wp14:anchorId="334669D9" wp14:editId="2F576D6B">
            <wp:extent cx="5731510" cy="25165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16505"/>
                    </a:xfrm>
                    <a:prstGeom prst="rect">
                      <a:avLst/>
                    </a:prstGeom>
                  </pic:spPr>
                </pic:pic>
              </a:graphicData>
            </a:graphic>
          </wp:inline>
        </w:drawing>
      </w:r>
    </w:p>
    <w:p w:rsidR="002D606B" w:rsidRPr="006771EE" w:rsidRDefault="002D606B" w:rsidP="002D606B">
      <w:r>
        <w:t>Conclusie:</w:t>
      </w:r>
    </w:p>
    <w:p w:rsidR="002D606B" w:rsidRDefault="002D606B" w:rsidP="002D606B">
      <w:r>
        <w:t xml:space="preserve">De tool ziet er geweldig uit, maar wij kiezen toch liever voor SSIS omdat deze van </w:t>
      </w:r>
      <w:proofErr w:type="spellStart"/>
      <w:r>
        <w:t>microsoft</w:t>
      </w:r>
      <w:proofErr w:type="spellEnd"/>
      <w:r>
        <w:t xml:space="preserve"> is. Ook is de tool erg duur, al biedt het wel een demo, maar SSIS is gratis. Ook willen wij liever niet met de </w:t>
      </w:r>
      <w:proofErr w:type="spellStart"/>
      <w:r>
        <w:t>limitaties</w:t>
      </w:r>
      <w:proofErr w:type="spellEnd"/>
      <w:r>
        <w:t xml:space="preserve"> van de demo werken.</w:t>
      </w:r>
    </w:p>
    <w:p w:rsidR="002D606B" w:rsidRDefault="002D606B" w:rsidP="002D606B"/>
    <w:p w:rsidR="002D606B" w:rsidRDefault="002D606B" w:rsidP="002D606B"/>
    <w:p w:rsidR="002D606B" w:rsidRDefault="002D606B" w:rsidP="002D606B"/>
    <w:p w:rsidR="002D606B" w:rsidRDefault="002D606B" w:rsidP="002D606B"/>
    <w:p w:rsidR="002D606B" w:rsidRPr="006771EE" w:rsidRDefault="002D606B" w:rsidP="002D606B"/>
    <w:p w:rsidR="002D606B" w:rsidRPr="002D606B" w:rsidRDefault="002D606B" w:rsidP="002D606B">
      <w:pPr>
        <w:pStyle w:val="Kop2"/>
        <w:rPr>
          <w:lang w:val="en-US"/>
        </w:rPr>
      </w:pPr>
      <w:bookmarkStart w:id="9" w:name="_Toc509826159"/>
      <w:r w:rsidRPr="002D606B">
        <w:rPr>
          <w:lang w:val="en-US"/>
        </w:rPr>
        <w:lastRenderedPageBreak/>
        <w:t>Apatar</w:t>
      </w:r>
      <w:bookmarkEnd w:id="9"/>
    </w:p>
    <w:p w:rsidR="002D606B" w:rsidRPr="002D606B" w:rsidRDefault="002D606B" w:rsidP="002D606B">
      <w:pPr>
        <w:rPr>
          <w:lang w:val="en-US"/>
        </w:rPr>
      </w:pPr>
      <w:proofErr w:type="spellStart"/>
      <w:r w:rsidRPr="002D606B">
        <w:rPr>
          <w:lang w:val="en-US"/>
        </w:rPr>
        <w:t>Homepagina</w:t>
      </w:r>
      <w:proofErr w:type="spellEnd"/>
      <w:r w:rsidRPr="002D606B">
        <w:rPr>
          <w:lang w:val="en-US"/>
        </w:rPr>
        <w:t xml:space="preserve">: </w:t>
      </w:r>
      <w:hyperlink r:id="rId14" w:history="1">
        <w:r w:rsidRPr="002D606B">
          <w:rPr>
            <w:rStyle w:val="Hyperlink"/>
            <w:lang w:val="en-US"/>
          </w:rPr>
          <w:t>http://apatar.com/</w:t>
        </w:r>
      </w:hyperlink>
    </w:p>
    <w:p w:rsidR="002D606B" w:rsidRPr="00C31F1B" w:rsidRDefault="002D606B" w:rsidP="002D606B">
      <w:r w:rsidRPr="00C31F1B">
        <w:t xml:space="preserve">Waarom </w:t>
      </w:r>
      <w:r w:rsidRPr="006771EE">
        <w:t>gekozen om te onderzoeken</w:t>
      </w:r>
      <w:r w:rsidRPr="00C31F1B">
        <w:t>?</w:t>
      </w:r>
    </w:p>
    <w:p w:rsidR="002D606B" w:rsidRDefault="002D606B" w:rsidP="002D606B">
      <w:r>
        <w:t>Deze ETL tool stond in de lijst van bekende en goede tools.</w:t>
      </w:r>
    </w:p>
    <w:p w:rsidR="002D606B" w:rsidRDefault="002D606B" w:rsidP="002D606B">
      <w:r>
        <w:t>Impressie:</w:t>
      </w:r>
    </w:p>
    <w:p w:rsidR="002D606B" w:rsidRDefault="002D606B" w:rsidP="002D606B">
      <w:r>
        <w:t>Toen wij de do</w:t>
      </w:r>
      <w:r w:rsidR="00F62400">
        <w:t>cumentatie van deze ETL tool wil</w:t>
      </w:r>
      <w:r>
        <w:t xml:space="preserve">den doornemen, laadde de pagina niet. Dit is al een slechte eerste impressie. Verder bevat de FAQ alleen maar vragen die in het voordeel vallen voor </w:t>
      </w:r>
      <w:proofErr w:type="spellStart"/>
      <w:r>
        <w:t>Apatar</w:t>
      </w:r>
      <w:proofErr w:type="spellEnd"/>
      <w:r>
        <w:t>. Het komt niet over alsof de vragen in deze FAQ ook echt gevraagd worden door gebruikers, onder door de vraag “</w:t>
      </w:r>
      <w:proofErr w:type="spellStart"/>
      <w:r w:rsidRPr="00C31F1B">
        <w:t>Can</w:t>
      </w:r>
      <w:proofErr w:type="spellEnd"/>
      <w:r w:rsidRPr="00C31F1B">
        <w:t xml:space="preserve"> </w:t>
      </w:r>
      <w:proofErr w:type="spellStart"/>
      <w:r w:rsidRPr="00C31F1B">
        <w:t>Apatar</w:t>
      </w:r>
      <w:proofErr w:type="spellEnd"/>
      <w:r w:rsidRPr="00C31F1B">
        <w:t xml:space="preserve"> server run in a </w:t>
      </w:r>
      <w:proofErr w:type="spellStart"/>
      <w:r w:rsidRPr="00C31F1B">
        <w:t>multi-threaded</w:t>
      </w:r>
      <w:proofErr w:type="spellEnd"/>
      <w:r w:rsidRPr="00C31F1B">
        <w:t xml:space="preserve"> fashion </w:t>
      </w:r>
      <w:proofErr w:type="spellStart"/>
      <w:r w:rsidRPr="00C31F1B">
        <w:t>optimizing</w:t>
      </w:r>
      <w:proofErr w:type="spellEnd"/>
      <w:r w:rsidRPr="00C31F1B">
        <w:t xml:space="preserve"> performance levels?</w:t>
      </w:r>
      <w:r>
        <w:t>”.</w:t>
      </w:r>
    </w:p>
    <w:p w:rsidR="002D606B" w:rsidRDefault="002D606B" w:rsidP="002D606B">
      <w:r>
        <w:t xml:space="preserve">Ook de web demo op de site van </w:t>
      </w:r>
      <w:proofErr w:type="spellStart"/>
      <w:r>
        <w:t>Apatar</w:t>
      </w:r>
      <w:proofErr w:type="spellEnd"/>
      <w:r>
        <w:t xml:space="preserve"> werkt niet. Dit werkt zeker niet in het voordeel voor </w:t>
      </w:r>
      <w:proofErr w:type="spellStart"/>
      <w:r>
        <w:t>Apatar</w:t>
      </w:r>
      <w:proofErr w:type="spellEnd"/>
      <w:r>
        <w:t>.</w:t>
      </w:r>
    </w:p>
    <w:p w:rsidR="002D606B" w:rsidRPr="00C31F1B" w:rsidRDefault="002D606B" w:rsidP="002D606B">
      <w:r>
        <w:t xml:space="preserve">Voor het gebruik van de tool is een account nodig. Tegen de tijd dat de download klaar was, hadden wij al vele slechte impressies van </w:t>
      </w:r>
      <w:proofErr w:type="spellStart"/>
      <w:r>
        <w:t>Apatar</w:t>
      </w:r>
      <w:proofErr w:type="spellEnd"/>
      <w:r>
        <w:t>. Omdat we liever geen account wouden aanmaken, maar alleen de software even wouden doorkijken, heeft dit de knoop doorgehakt voor het besluit deze software niet te gebruiken. Normaal is een account geen groot probleem, maar omdat de site al zo slecht was denken wij niet dat deze software het waard is.</w:t>
      </w:r>
    </w:p>
    <w:p w:rsidR="002D606B" w:rsidRPr="00C31F1B" w:rsidRDefault="002D606B" w:rsidP="002D606B"/>
    <w:p w:rsidR="002D606B" w:rsidRDefault="002D606B" w:rsidP="002D606B">
      <w:r>
        <w:rPr>
          <w:noProof/>
          <w:lang w:val="en-US"/>
        </w:rPr>
        <w:drawing>
          <wp:inline distT="0" distB="0" distL="0" distR="0" wp14:anchorId="480D7591" wp14:editId="47641165">
            <wp:extent cx="5731510" cy="17252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25295"/>
                    </a:xfrm>
                    <a:prstGeom prst="rect">
                      <a:avLst/>
                    </a:prstGeom>
                  </pic:spPr>
                </pic:pic>
              </a:graphicData>
            </a:graphic>
          </wp:inline>
        </w:drawing>
      </w:r>
    </w:p>
    <w:p w:rsidR="002D606B" w:rsidRDefault="002D606B" w:rsidP="002D606B"/>
    <w:p w:rsidR="002D606B" w:rsidRDefault="002D606B" w:rsidP="002D606B">
      <w:r>
        <w:t>Conclusie:</w:t>
      </w:r>
    </w:p>
    <w:p w:rsidR="002D606B" w:rsidRPr="00C31F1B" w:rsidRDefault="002D606B" w:rsidP="002D606B">
      <w:r>
        <w:t>Dit wordt niet de ETL tool die wij gaan gebruiken voor ons project. De documentatie werkt niet, de FAQ geeft geen goede impressies, en zelfs de web demo werkt niet. Verder is er een account nodig voor gebruik en ook dit vinden wij niet erg fijn.</w:t>
      </w:r>
    </w:p>
    <w:p w:rsidR="002D606B" w:rsidRPr="002522A0" w:rsidRDefault="002D606B" w:rsidP="002D606B">
      <w:pPr>
        <w:rPr>
          <w:rFonts w:ascii="Helvetica" w:hAnsi="Helvetica" w:cs="Helvetica"/>
          <w:color w:val="111111"/>
          <w:sz w:val="20"/>
          <w:szCs w:val="20"/>
          <w:shd w:val="clear" w:color="auto" w:fill="FFFFFF"/>
        </w:rPr>
      </w:pPr>
    </w:p>
    <w:p w:rsidR="002D606B" w:rsidRPr="002522A0" w:rsidRDefault="002D606B" w:rsidP="002D606B">
      <w:pPr>
        <w:ind w:left="360"/>
        <w:rPr>
          <w:rFonts w:ascii="Helvetica" w:hAnsi="Helvetica" w:cs="Helvetica"/>
          <w:color w:val="111111"/>
          <w:sz w:val="20"/>
          <w:szCs w:val="20"/>
          <w:shd w:val="clear" w:color="auto" w:fill="FFFFFF"/>
        </w:rPr>
      </w:pPr>
    </w:p>
    <w:p w:rsidR="002D606B" w:rsidRPr="00647150" w:rsidRDefault="002D606B" w:rsidP="002D606B">
      <w:pPr>
        <w:pStyle w:val="Kop1"/>
        <w:spacing w:before="240" w:after="0" w:line="259" w:lineRule="auto"/>
        <w:contextualSpacing w:val="0"/>
      </w:pPr>
      <w:bookmarkStart w:id="10" w:name="_Toc509826160"/>
      <w:proofErr w:type="spellStart"/>
      <w:r w:rsidRPr="00647150">
        <w:lastRenderedPageBreak/>
        <w:t>Mapping</w:t>
      </w:r>
      <w:bookmarkEnd w:id="10"/>
      <w:proofErr w:type="spellEnd"/>
    </w:p>
    <w:p w:rsidR="002D606B" w:rsidRDefault="002D606B" w:rsidP="002D606B">
      <w:pPr>
        <w:pStyle w:val="Kop2"/>
      </w:pPr>
      <w:bookmarkStart w:id="11" w:name="_Toc508702556"/>
      <w:bookmarkStart w:id="12" w:name="_Toc509826161"/>
      <w:r>
        <w:t>Order</w:t>
      </w:r>
      <w:bookmarkEnd w:id="11"/>
      <w:bookmarkEnd w:id="12"/>
    </w:p>
    <w:p w:rsidR="002D606B" w:rsidRPr="002E5065" w:rsidRDefault="008C32F9" w:rsidP="002D606B">
      <w:pPr>
        <w:rPr>
          <w:b/>
        </w:rPr>
      </w:pPr>
      <w:r>
        <w:object w:dxaOrig="15945" w:dyaOrig="165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467.25pt" o:ole="">
            <v:imagedata r:id="rId16" o:title=""/>
          </v:shape>
          <o:OLEObject Type="Embed" ProgID="Visio.Drawing.15" ShapeID="_x0000_i1025" DrawAspect="Content" ObjectID="_1583651901" r:id="rId17"/>
        </w:object>
      </w:r>
    </w:p>
    <w:p w:rsidR="002D606B" w:rsidRDefault="002D606B" w:rsidP="002D606B">
      <w:r>
        <w:br w:type="page"/>
      </w:r>
    </w:p>
    <w:p w:rsidR="002D606B" w:rsidRDefault="002D606B" w:rsidP="002D606B">
      <w:pPr>
        <w:pStyle w:val="Kop2"/>
      </w:pPr>
      <w:bookmarkStart w:id="13" w:name="_Toc508702557"/>
      <w:bookmarkStart w:id="14" w:name="_Toc509826162"/>
      <w:r>
        <w:lastRenderedPageBreak/>
        <w:t>Training (cursus)</w:t>
      </w:r>
      <w:bookmarkEnd w:id="13"/>
      <w:bookmarkEnd w:id="14"/>
    </w:p>
    <w:p w:rsidR="002D606B" w:rsidRDefault="008C32F9" w:rsidP="002D606B">
      <w:r>
        <w:object w:dxaOrig="11581" w:dyaOrig="2761">
          <v:shape id="_x0000_i1026" type="#_x0000_t75" style="width:450.75pt;height:107.25pt" o:ole="">
            <v:imagedata r:id="rId18" o:title=""/>
          </v:shape>
          <o:OLEObject Type="Embed" ProgID="Visio.Drawing.15" ShapeID="_x0000_i1026" DrawAspect="Content" ObjectID="_1583651902" r:id="rId19"/>
        </w:object>
      </w:r>
    </w:p>
    <w:p w:rsidR="002D606B" w:rsidRDefault="002D606B" w:rsidP="002D606B"/>
    <w:p w:rsidR="002D606B" w:rsidRDefault="002D606B" w:rsidP="002D606B">
      <w:pPr>
        <w:pStyle w:val="Kop2"/>
      </w:pPr>
      <w:bookmarkStart w:id="15" w:name="_Toc508702558"/>
      <w:bookmarkStart w:id="16" w:name="_Toc509826163"/>
      <w:r>
        <w:t>Retailer_Site</w:t>
      </w:r>
      <w:bookmarkEnd w:id="15"/>
      <w:bookmarkEnd w:id="16"/>
    </w:p>
    <w:p w:rsidR="002D606B" w:rsidRDefault="008C32F9" w:rsidP="002D606B">
      <w:r>
        <w:object w:dxaOrig="12991" w:dyaOrig="7381">
          <v:shape id="_x0000_i1027" type="#_x0000_t75" style="width:450.75pt;height:255.75pt" o:ole="">
            <v:imagedata r:id="rId20" o:title=""/>
          </v:shape>
          <o:OLEObject Type="Embed" ProgID="Visio.Drawing.15" ShapeID="_x0000_i1027" DrawAspect="Content" ObjectID="_1583651903" r:id="rId21"/>
        </w:object>
      </w:r>
    </w:p>
    <w:p w:rsidR="002D606B" w:rsidRDefault="002D606B" w:rsidP="002D606B">
      <w:r>
        <w:br w:type="page"/>
      </w:r>
    </w:p>
    <w:p w:rsidR="002D606B" w:rsidRDefault="002D606B" w:rsidP="002D606B">
      <w:pPr>
        <w:pStyle w:val="Kop2"/>
      </w:pPr>
      <w:bookmarkStart w:id="17" w:name="_Toc508702559"/>
      <w:bookmarkStart w:id="18" w:name="_Toc509826164"/>
      <w:r>
        <w:lastRenderedPageBreak/>
        <w:t>Retailer</w:t>
      </w:r>
      <w:bookmarkEnd w:id="17"/>
      <w:bookmarkEnd w:id="18"/>
    </w:p>
    <w:p w:rsidR="002D606B" w:rsidRDefault="008C32F9" w:rsidP="002D606B">
      <w:r>
        <w:object w:dxaOrig="11221" w:dyaOrig="3406">
          <v:shape id="_x0000_i1028" type="#_x0000_t75" style="width:450.75pt;height:137.25pt" o:ole="">
            <v:imagedata r:id="rId22" o:title=""/>
          </v:shape>
          <o:OLEObject Type="Embed" ProgID="Visio.Drawing.15" ShapeID="_x0000_i1028" DrawAspect="Content" ObjectID="_1583651904" r:id="rId23"/>
        </w:object>
      </w:r>
    </w:p>
    <w:p w:rsidR="002D606B" w:rsidRDefault="002D606B" w:rsidP="002D606B"/>
    <w:p w:rsidR="002D606B" w:rsidRDefault="002D606B" w:rsidP="002D606B">
      <w:pPr>
        <w:pStyle w:val="Kop2"/>
      </w:pPr>
      <w:bookmarkStart w:id="19" w:name="_Toc508702560"/>
      <w:bookmarkStart w:id="20" w:name="_Toc509826165"/>
      <w:r>
        <w:t>Department &amp; Branch</w:t>
      </w:r>
      <w:bookmarkEnd w:id="19"/>
      <w:bookmarkEnd w:id="20"/>
    </w:p>
    <w:p w:rsidR="002D606B" w:rsidRDefault="008C32F9" w:rsidP="002D606B">
      <w:r>
        <w:object w:dxaOrig="12826" w:dyaOrig="9991">
          <v:shape id="_x0000_i1029" type="#_x0000_t75" style="width:450.75pt;height:351pt" o:ole="">
            <v:imagedata r:id="rId24" o:title=""/>
          </v:shape>
          <o:OLEObject Type="Embed" ProgID="Visio.Drawing.15" ShapeID="_x0000_i1029" DrawAspect="Content" ObjectID="_1583651905" r:id="rId25"/>
        </w:object>
      </w:r>
    </w:p>
    <w:p w:rsidR="002D606B" w:rsidRDefault="002D606B" w:rsidP="002D606B">
      <w:r>
        <w:br w:type="page"/>
      </w:r>
    </w:p>
    <w:p w:rsidR="002D606B" w:rsidRDefault="002D606B" w:rsidP="002D606B">
      <w:pPr>
        <w:pStyle w:val="Kop2"/>
      </w:pPr>
      <w:bookmarkStart w:id="21" w:name="_Toc508702561"/>
      <w:bookmarkStart w:id="22" w:name="_Toc509826166"/>
      <w:r>
        <w:lastRenderedPageBreak/>
        <w:t>Customer</w:t>
      </w:r>
      <w:bookmarkEnd w:id="21"/>
      <w:bookmarkEnd w:id="22"/>
    </w:p>
    <w:p w:rsidR="002D606B" w:rsidRDefault="008C32F9" w:rsidP="002D606B">
      <w:r>
        <w:object w:dxaOrig="12646" w:dyaOrig="8625">
          <v:shape id="_x0000_i1030" type="#_x0000_t75" style="width:450.75pt;height:307.5pt" o:ole="">
            <v:imagedata r:id="rId26" o:title=""/>
          </v:shape>
          <o:OLEObject Type="Embed" ProgID="Visio.Drawing.15" ShapeID="_x0000_i1030" DrawAspect="Content" ObjectID="_1583651906" r:id="rId27"/>
        </w:object>
      </w:r>
    </w:p>
    <w:p w:rsidR="002D606B" w:rsidRDefault="002D606B" w:rsidP="002D606B"/>
    <w:p w:rsidR="002D606B" w:rsidRDefault="002D606B" w:rsidP="002D606B">
      <w:pPr>
        <w:pStyle w:val="Kop2"/>
      </w:pPr>
      <w:bookmarkStart w:id="23" w:name="_Toc508702562"/>
      <w:bookmarkStart w:id="24" w:name="_Toc509826167"/>
      <w:r>
        <w:t>Bonus</w:t>
      </w:r>
      <w:bookmarkEnd w:id="23"/>
      <w:bookmarkEnd w:id="24"/>
    </w:p>
    <w:p w:rsidR="002D606B" w:rsidRDefault="008C32F9" w:rsidP="002D606B">
      <w:r>
        <w:object w:dxaOrig="11221" w:dyaOrig="2926">
          <v:shape id="_x0000_i1031" type="#_x0000_t75" style="width:450.75pt;height:117.75pt" o:ole="">
            <v:imagedata r:id="rId28" o:title=""/>
          </v:shape>
          <o:OLEObject Type="Embed" ProgID="Visio.Drawing.15" ShapeID="_x0000_i1031" DrawAspect="Content" ObjectID="_1583651907" r:id="rId29"/>
        </w:object>
      </w:r>
    </w:p>
    <w:p w:rsidR="002D606B" w:rsidRDefault="002D606B" w:rsidP="002D606B">
      <w:r>
        <w:br w:type="page"/>
      </w:r>
    </w:p>
    <w:p w:rsidR="002D606B" w:rsidRDefault="002D606B" w:rsidP="002D606B">
      <w:pPr>
        <w:pStyle w:val="Kop2"/>
      </w:pPr>
      <w:bookmarkStart w:id="25" w:name="_Toc508702563"/>
      <w:bookmarkStart w:id="26" w:name="_Toc509826168"/>
      <w:r>
        <w:lastRenderedPageBreak/>
        <w:t>Product</w:t>
      </w:r>
      <w:bookmarkEnd w:id="25"/>
      <w:bookmarkEnd w:id="26"/>
    </w:p>
    <w:p w:rsidR="002D606B" w:rsidRDefault="008C32F9" w:rsidP="002D606B">
      <w:r>
        <w:object w:dxaOrig="16201" w:dyaOrig="16486">
          <v:shape id="_x0000_i1032" type="#_x0000_t75" style="width:451.5pt;height:459pt" o:ole="">
            <v:imagedata r:id="rId30" o:title=""/>
          </v:shape>
          <o:OLEObject Type="Embed" ProgID="Visio.Drawing.15" ShapeID="_x0000_i1032" DrawAspect="Content" ObjectID="_1583651908" r:id="rId31"/>
        </w:object>
      </w:r>
    </w:p>
    <w:p w:rsidR="002D606B" w:rsidRPr="005A2DAF" w:rsidRDefault="002D606B" w:rsidP="002D606B"/>
    <w:p w:rsidR="002D606B" w:rsidRDefault="002D606B" w:rsidP="002D606B">
      <w:pPr>
        <w:pStyle w:val="Kop2"/>
      </w:pPr>
      <w:bookmarkStart w:id="27" w:name="_Toc509826169"/>
      <w:r>
        <w:lastRenderedPageBreak/>
        <w:t>Order Item</w:t>
      </w:r>
      <w:bookmarkEnd w:id="27"/>
    </w:p>
    <w:p w:rsidR="002D606B" w:rsidRDefault="00360E15" w:rsidP="002D606B">
      <w:r>
        <w:object w:dxaOrig="11370" w:dyaOrig="8325">
          <v:shape id="_x0000_i1072" type="#_x0000_t75" style="width:450.75pt;height:330pt" o:ole="">
            <v:imagedata r:id="rId32" o:title=""/>
          </v:shape>
          <o:OLEObject Type="Embed" ProgID="Visio.Drawing.15" ShapeID="_x0000_i1072" DrawAspect="Content" ObjectID="_1583651909" r:id="rId33"/>
        </w:object>
      </w:r>
    </w:p>
    <w:p w:rsidR="002D606B" w:rsidRDefault="002D606B" w:rsidP="002D606B">
      <w:pPr>
        <w:pStyle w:val="Kop2"/>
      </w:pPr>
      <w:bookmarkStart w:id="28" w:name="_Toc509826170"/>
      <w:r>
        <w:t>Product Type</w:t>
      </w:r>
      <w:bookmarkEnd w:id="28"/>
    </w:p>
    <w:p w:rsidR="002D606B" w:rsidRDefault="00360E15" w:rsidP="002D606B">
      <w:r>
        <w:object w:dxaOrig="11535" w:dyaOrig="3555">
          <v:shape id="_x0000_i1074" type="#_x0000_t75" style="width:450.75pt;height:138.75pt" o:ole="">
            <v:imagedata r:id="rId34" o:title=""/>
          </v:shape>
          <o:OLEObject Type="Embed" ProgID="Visio.Drawing.15" ShapeID="_x0000_i1074" DrawAspect="Content" ObjectID="_1583651910" r:id="rId35"/>
        </w:object>
      </w:r>
    </w:p>
    <w:p w:rsidR="002D606B" w:rsidRDefault="002D606B" w:rsidP="002D606B">
      <w:pPr>
        <w:pStyle w:val="Kop2"/>
      </w:pPr>
      <w:bookmarkStart w:id="29" w:name="_Toc509826171"/>
      <w:r>
        <w:t>Product Line</w:t>
      </w:r>
      <w:bookmarkEnd w:id="29"/>
    </w:p>
    <w:p w:rsidR="002D606B" w:rsidRDefault="00360E15" w:rsidP="002D606B">
      <w:r>
        <w:object w:dxaOrig="11536" w:dyaOrig="3346">
          <v:shape id="_x0000_i1062" type="#_x0000_t75" style="width:450.75pt;height:130.5pt" o:ole="">
            <v:imagedata r:id="rId36" o:title=""/>
          </v:shape>
          <o:OLEObject Type="Embed" ProgID="Visio.Drawing.15" ShapeID="_x0000_i1062" DrawAspect="Content" ObjectID="_1583651911" r:id="rId37"/>
        </w:object>
      </w:r>
    </w:p>
    <w:p w:rsidR="002D606B" w:rsidRDefault="002D606B" w:rsidP="002D606B">
      <w:pPr>
        <w:pStyle w:val="Kop2"/>
      </w:pPr>
      <w:bookmarkStart w:id="30" w:name="_Toc509826172"/>
      <w:r>
        <w:lastRenderedPageBreak/>
        <w:t>Employee</w:t>
      </w:r>
      <w:bookmarkEnd w:id="30"/>
    </w:p>
    <w:p w:rsidR="002D606B" w:rsidRDefault="00360E15" w:rsidP="002D606B">
      <w:r>
        <w:object w:dxaOrig="15046" w:dyaOrig="14266">
          <v:shape id="_x0000_i1066" type="#_x0000_t75" style="width:450.75pt;height:427.5pt" o:ole="">
            <v:imagedata r:id="rId38" o:title=""/>
          </v:shape>
          <o:OLEObject Type="Embed" ProgID="Visio.Drawing.15" ShapeID="_x0000_i1066" DrawAspect="Content" ObjectID="_1583651912" r:id="rId39"/>
        </w:object>
      </w:r>
    </w:p>
    <w:p w:rsidR="002D606B" w:rsidRDefault="002D606B" w:rsidP="002D606B">
      <w:pPr>
        <w:pStyle w:val="Kop2"/>
      </w:pPr>
      <w:bookmarkStart w:id="31" w:name="_Toc509826173"/>
      <w:r>
        <w:t>Sales Target</w:t>
      </w:r>
      <w:bookmarkEnd w:id="31"/>
    </w:p>
    <w:p w:rsidR="002D606B" w:rsidRDefault="00360E15" w:rsidP="002D606B">
      <w:r>
        <w:object w:dxaOrig="14626" w:dyaOrig="5356">
          <v:shape id="_x0000_i1076" type="#_x0000_t75" style="width:451.5pt;height:165pt" o:ole="">
            <v:imagedata r:id="rId40" o:title=""/>
          </v:shape>
          <o:OLEObject Type="Embed" ProgID="Visio.Drawing.15" ShapeID="_x0000_i1076" DrawAspect="Content" ObjectID="_1583651913" r:id="rId41"/>
        </w:object>
      </w:r>
    </w:p>
    <w:p w:rsidR="002D606B" w:rsidRDefault="002D606B" w:rsidP="002D606B">
      <w:pPr>
        <w:pStyle w:val="Kop2"/>
      </w:pPr>
      <w:bookmarkStart w:id="32" w:name="_Toc509826174"/>
      <w:r>
        <w:lastRenderedPageBreak/>
        <w:t>Position</w:t>
      </w:r>
      <w:bookmarkEnd w:id="32"/>
    </w:p>
    <w:p w:rsidR="002D606B" w:rsidRDefault="005E02F9" w:rsidP="002D606B">
      <w:r>
        <w:object w:dxaOrig="14175" w:dyaOrig="3886">
          <v:shape id="_x0000_i1079" type="#_x0000_t75" style="width:450.75pt;height:123.75pt" o:ole="">
            <v:imagedata r:id="rId42" o:title=""/>
          </v:shape>
          <o:OLEObject Type="Embed" ProgID="Visio.Drawing.15" ShapeID="_x0000_i1079" DrawAspect="Content" ObjectID="_1583651914" r:id="rId43"/>
        </w:object>
      </w:r>
      <w:bookmarkStart w:id="33" w:name="_GoBack"/>
      <w:bookmarkEnd w:id="33"/>
    </w:p>
    <w:p w:rsidR="002D606B" w:rsidRDefault="002D606B" w:rsidP="002D606B"/>
    <w:p w:rsidR="002D606B" w:rsidRDefault="002D606B" w:rsidP="002D606B">
      <w:pPr>
        <w:sectPr w:rsidR="002D606B" w:rsidSect="00296D27">
          <w:footerReference w:type="default" r:id="rId44"/>
          <w:footerReference w:type="first" r:id="rId45"/>
          <w:pgSz w:w="11906" w:h="16838" w:code="9"/>
          <w:pgMar w:top="1440" w:right="1440" w:bottom="1440" w:left="1440" w:header="709" w:footer="709" w:gutter="0"/>
          <w:cols w:space="708"/>
          <w:titlePg/>
          <w:docGrid w:linePitch="360"/>
        </w:sectPr>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4A0" w:firstRow="1" w:lastRow="0" w:firstColumn="1" w:lastColumn="0" w:noHBand="0" w:noVBand="1"/>
      </w:tblPr>
      <w:tblGrid>
        <w:gridCol w:w="1116"/>
        <w:gridCol w:w="1472"/>
        <w:gridCol w:w="1344"/>
        <w:gridCol w:w="1417"/>
        <w:gridCol w:w="1560"/>
        <w:gridCol w:w="2160"/>
        <w:gridCol w:w="1512"/>
        <w:gridCol w:w="900"/>
        <w:gridCol w:w="2550"/>
        <w:tblGridChange w:id="34">
          <w:tblGrid>
            <w:gridCol w:w="1116"/>
            <w:gridCol w:w="1472"/>
            <w:gridCol w:w="1134"/>
            <w:gridCol w:w="210"/>
            <w:gridCol w:w="1207"/>
            <w:gridCol w:w="210"/>
            <w:gridCol w:w="1207"/>
            <w:gridCol w:w="353"/>
            <w:gridCol w:w="1065"/>
            <w:gridCol w:w="1095"/>
            <w:gridCol w:w="417"/>
            <w:gridCol w:w="900"/>
            <w:gridCol w:w="195"/>
            <w:gridCol w:w="900"/>
            <w:gridCol w:w="1455"/>
            <w:gridCol w:w="1095"/>
          </w:tblGrid>
        </w:tblGridChange>
      </w:tblGrid>
      <w:tr w:rsidR="008C32F9" w:rsidRPr="00663F12" w:rsidTr="008C32F9">
        <w:trPr>
          <w:trHeight w:val="215"/>
        </w:trPr>
        <w:tc>
          <w:tcPr>
            <w:tcW w:w="1116"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lastRenderedPageBreak/>
              <w:t>Target Table</w:t>
            </w:r>
          </w:p>
        </w:tc>
        <w:tc>
          <w:tcPr>
            <w:tcW w:w="1472"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Target Column</w:t>
            </w:r>
          </w:p>
        </w:tc>
        <w:tc>
          <w:tcPr>
            <w:tcW w:w="1344"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Data-type</w:t>
            </w:r>
          </w:p>
        </w:tc>
        <w:tc>
          <w:tcPr>
            <w:tcW w:w="1417"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Source Table</w:t>
            </w:r>
          </w:p>
        </w:tc>
        <w:tc>
          <w:tcPr>
            <w:tcW w:w="1560"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Source Column</w:t>
            </w:r>
          </w:p>
        </w:tc>
        <w:tc>
          <w:tcPr>
            <w:tcW w:w="2160"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Data-type</w:t>
            </w:r>
          </w:p>
        </w:tc>
        <w:tc>
          <w:tcPr>
            <w:tcW w:w="1512"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Expression</w:t>
            </w:r>
          </w:p>
        </w:tc>
        <w:tc>
          <w:tcPr>
            <w:tcW w:w="900"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Default Value if Null</w:t>
            </w:r>
          </w:p>
        </w:tc>
        <w:tc>
          <w:tcPr>
            <w:tcW w:w="2550"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Data Issues/Quality/Comments</w:t>
            </w:r>
          </w:p>
        </w:tc>
      </w:tr>
      <w:tr w:rsidR="008C32F9" w:rsidRPr="00663F12" w:rsidTr="008C32F9">
        <w:tc>
          <w:tcPr>
            <w:tcW w:w="1116"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Name of target table</w:t>
            </w:r>
          </w:p>
        </w:tc>
        <w:tc>
          <w:tcPr>
            <w:tcW w:w="1472"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Column in target table</w:t>
            </w:r>
          </w:p>
        </w:tc>
        <w:tc>
          <w:tcPr>
            <w:tcW w:w="1344"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Data type for this target column</w:t>
            </w:r>
          </w:p>
        </w:tc>
        <w:tc>
          <w:tcPr>
            <w:tcW w:w="1417"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 xml:space="preserve">Name of the Source table </w:t>
            </w:r>
          </w:p>
        </w:tc>
        <w:tc>
          <w:tcPr>
            <w:tcW w:w="156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Column in source table where you would get this data from</w:t>
            </w:r>
          </w:p>
        </w:tc>
        <w:tc>
          <w:tcPr>
            <w:tcW w:w="216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Data type for this source column</w:t>
            </w:r>
          </w:p>
        </w:tc>
        <w:tc>
          <w:tcPr>
            <w:tcW w:w="1512"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Decodes, aggregates, conversions, if statements, lookup functions……</w:t>
            </w:r>
          </w:p>
        </w:tc>
        <w:tc>
          <w:tcPr>
            <w:tcW w:w="90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Value to use in target field when source field is null</w:t>
            </w:r>
          </w:p>
        </w:tc>
        <w:tc>
          <w:tcPr>
            <w:tcW w:w="255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 xml:space="preserve">Used to document Not null, value if looked up, upper case, </w:t>
            </w:r>
            <w:proofErr w:type="spellStart"/>
            <w:r w:rsidRPr="00663F12">
              <w:rPr>
                <w:rFonts w:cs="Arial"/>
                <w:bCs/>
                <w:szCs w:val="16"/>
              </w:rPr>
              <w:t>pk</w:t>
            </w:r>
            <w:proofErr w:type="spellEnd"/>
            <w:r w:rsidRPr="00663F12">
              <w:rPr>
                <w:rFonts w:cs="Arial"/>
                <w:bCs/>
                <w:szCs w:val="16"/>
              </w:rPr>
              <w:t xml:space="preserve">, </w:t>
            </w:r>
            <w:proofErr w:type="spellStart"/>
            <w:r w:rsidRPr="00663F12">
              <w:rPr>
                <w:rFonts w:cs="Arial"/>
                <w:bCs/>
                <w:szCs w:val="16"/>
              </w:rPr>
              <w:t>fk</w:t>
            </w:r>
            <w:proofErr w:type="spellEnd"/>
            <w:r w:rsidRPr="00663F12">
              <w:rPr>
                <w:rFonts w:cs="Arial"/>
                <w:bCs/>
                <w:szCs w:val="16"/>
              </w:rPr>
              <w:t xml:space="preserve">, </w:t>
            </w:r>
            <w:proofErr w:type="spellStart"/>
            <w:r w:rsidRPr="00663F12">
              <w:rPr>
                <w:rFonts w:cs="Arial"/>
                <w:bCs/>
                <w:szCs w:val="16"/>
              </w:rPr>
              <w:t>etc</w:t>
            </w:r>
            <w:proofErr w:type="spellEnd"/>
            <w:r w:rsidRPr="00663F12">
              <w:rPr>
                <w:rFonts w:cs="Arial"/>
                <w:bCs/>
                <w:szCs w:val="16"/>
              </w:rPr>
              <w:t>…comments, issues</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roofErr w:type="spellStart"/>
            <w:r w:rsidRPr="00663F12">
              <w:rPr>
                <w:rFonts w:cs="Arial"/>
                <w:bCs/>
                <w:szCs w:val="16"/>
              </w:rPr>
              <w:t>Order_</w:t>
            </w:r>
            <w:ins w:id="35" w:author="cas ros" w:date="2018-03-13T11:28:00Z">
              <w:r w:rsidRPr="00663F12">
                <w:rPr>
                  <w:rFonts w:cs="Arial"/>
                  <w:bCs/>
                  <w:szCs w:val="16"/>
                </w:rPr>
                <w:t>i</w:t>
              </w:r>
            </w:ins>
            <w:del w:id="36" w:author="cas ros" w:date="2018-03-13T11:28:00Z">
              <w:r w:rsidRPr="00663F12" w:rsidDel="0023325B">
                <w:rPr>
                  <w:rFonts w:cs="Arial"/>
                  <w:bCs/>
                  <w:szCs w:val="16"/>
                </w:rPr>
                <w:delText>I</w:delText>
              </w:r>
            </w:del>
            <w:r w:rsidRPr="00663F12">
              <w:rPr>
                <w:rFonts w:cs="Arial"/>
                <w:bCs/>
                <w:szCs w:val="16"/>
              </w:rPr>
              <w:t>tem</w:t>
            </w:r>
            <w:proofErr w:type="spellEnd"/>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Order_Item_Id</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IDENTITY(1,1)</w:t>
            </w: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order_id</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Order</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Order_id</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product_number</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Product</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Product_id</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rPr>
          <w:trHeight w:val="263"/>
        </w:trPr>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quantity</w:t>
            </w:r>
          </w:p>
        </w:tc>
        <w:tc>
          <w:tcPr>
            <w:tcW w:w="1344"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SMALLINT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Order_Details</w:t>
            </w:r>
            <w:proofErr w:type="spellEnd"/>
            <w:del w:id="37" w:author="cas ros" w:date="2018-03-13T11:22:00Z">
              <w:r w:rsidRPr="00663F12" w:rsidDel="0056224E">
                <w:rPr>
                  <w:rFonts w:cs="Arial"/>
                  <w:bCs/>
                  <w:szCs w:val="16"/>
                </w:rPr>
                <w:delText xml:space="preserve"> / Sales_Order_Item</w:delText>
              </w:r>
            </w:del>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Quantity</w:t>
            </w:r>
            <w:del w:id="38" w:author="cas ros" w:date="2018-03-13T11:22:00Z">
              <w:r w:rsidRPr="00663F12" w:rsidDel="0056224E">
                <w:rPr>
                  <w:rFonts w:cs="Arial"/>
                  <w:bCs/>
                  <w:szCs w:val="16"/>
                </w:rPr>
                <w:delText xml:space="preserve"> / Quantity</w:delText>
              </w:r>
            </w:del>
          </w:p>
        </w:tc>
        <w:tc>
          <w:tcPr>
            <w:tcW w:w="2160" w:type="dxa"/>
            <w:tcBorders>
              <w:top w:val="single" w:sz="4" w:space="0" w:color="auto"/>
              <w:left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SMALLINT</w:t>
            </w:r>
            <w:del w:id="39" w:author="cas ros" w:date="2018-03-13T11:23:00Z">
              <w:r w:rsidRPr="00663F12" w:rsidDel="0056224E">
                <w:rPr>
                  <w:rFonts w:ascii="Arial" w:hAnsi="Arial" w:cs="Arial"/>
                  <w:bCs/>
                  <w:sz w:val="16"/>
                  <w:szCs w:val="16"/>
                </w:rPr>
                <w:delText xml:space="preserve"> / </w:delText>
              </w:r>
            </w:del>
            <w:del w:id="40" w:author="cas ros" w:date="2018-03-13T11:22:00Z">
              <w:r w:rsidRPr="00663F12" w:rsidDel="0056224E">
                <w:rPr>
                  <w:rFonts w:ascii="Arial" w:hAnsi="Arial" w:cs="Arial"/>
                  <w:bCs/>
                  <w:sz w:val="16"/>
                  <w:szCs w:val="16"/>
                </w:rPr>
                <w:delText>INT</w:delText>
              </w:r>
            </w:del>
          </w:p>
        </w:tc>
        <w:tc>
          <w:tcPr>
            <w:tcW w:w="151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rPr>
          <w:trHeight w:val="262"/>
        </w:trPr>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344"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ins w:id="41" w:author="cas ros" w:date="2018-03-13T11:22:00Z">
              <w:r w:rsidRPr="00663F12">
                <w:rPr>
                  <w:rFonts w:cs="Arial"/>
                  <w:bCs/>
                  <w:szCs w:val="16"/>
                </w:rPr>
                <w:t>Sales_Order_Item</w:t>
              </w:r>
            </w:ins>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ins w:id="42" w:author="cas ros" w:date="2018-03-13T11:22:00Z">
              <w:r w:rsidRPr="00663F12">
                <w:rPr>
                  <w:rFonts w:cs="Arial"/>
                  <w:bCs/>
                  <w:szCs w:val="16"/>
                </w:rPr>
                <w:t>Quantity</w:t>
              </w:r>
            </w:ins>
          </w:p>
        </w:tc>
        <w:tc>
          <w:tcPr>
            <w:tcW w:w="2160" w:type="dxa"/>
            <w:tcBorders>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ins w:id="43" w:author="cas ros" w:date="2018-03-13T11:22:00Z">
              <w:r w:rsidRPr="00663F12">
                <w:rPr>
                  <w:rFonts w:ascii="Arial" w:hAnsi="Arial" w:cs="Arial"/>
                  <w:bCs/>
                  <w:sz w:val="16"/>
                  <w:szCs w:val="16"/>
                </w:rPr>
                <w:t>INT</w:t>
              </w:r>
            </w:ins>
          </w:p>
        </w:tc>
        <w:tc>
          <w:tcPr>
            <w:tcW w:w="151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ship_date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DATE</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Sales_Order_Item</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Ship_date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DATETIME</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Price_Each</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FLOAT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roofErr w:type="spellStart"/>
            <w:r w:rsidRPr="00663F12">
              <w:rPr>
                <w:rFonts w:cs="Arial"/>
                <w:bCs/>
                <w:szCs w:val="16"/>
              </w:rPr>
              <w:t>Product_</w:t>
            </w:r>
            <w:ins w:id="44" w:author="cas ros" w:date="2018-03-13T11:28:00Z">
              <w:r w:rsidRPr="00663F12">
                <w:rPr>
                  <w:rFonts w:cs="Arial"/>
                  <w:bCs/>
                  <w:szCs w:val="16"/>
                </w:rPr>
                <w:t>t</w:t>
              </w:r>
            </w:ins>
            <w:del w:id="45" w:author="cas ros" w:date="2018-03-13T11:28:00Z">
              <w:r w:rsidRPr="00663F12" w:rsidDel="0023325B">
                <w:rPr>
                  <w:rFonts w:cs="Arial"/>
                  <w:bCs/>
                  <w:szCs w:val="16"/>
                </w:rPr>
                <w:delText>T</w:delText>
              </w:r>
            </w:del>
            <w:r w:rsidRPr="00663F12">
              <w:rPr>
                <w:rFonts w:cs="Arial"/>
                <w:bCs/>
                <w:szCs w:val="16"/>
              </w:rPr>
              <w:t>ype</w:t>
            </w:r>
            <w:proofErr w:type="spellEnd"/>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product_type_code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Product_type_code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IDENTITY(1,1)</w:t>
            </w: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product_line_code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Product_line_code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product_type_en</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VARCHAR(80)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Product_type_en</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NVARCHAR(50)</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roofErr w:type="spellStart"/>
            <w:r w:rsidRPr="00663F12">
              <w:rPr>
                <w:rFonts w:cs="Arial"/>
                <w:bCs/>
                <w:szCs w:val="16"/>
              </w:rPr>
              <w:t>Product_</w:t>
            </w:r>
            <w:ins w:id="46" w:author="cas ros" w:date="2018-03-13T11:28:00Z">
              <w:r w:rsidRPr="00663F12">
                <w:rPr>
                  <w:rFonts w:cs="Arial"/>
                  <w:bCs/>
                  <w:szCs w:val="16"/>
                </w:rPr>
                <w:t>l</w:t>
              </w:r>
            </w:ins>
            <w:del w:id="47" w:author="cas ros" w:date="2018-03-13T11:28:00Z">
              <w:r w:rsidRPr="00663F12" w:rsidDel="0023325B">
                <w:rPr>
                  <w:rFonts w:cs="Arial"/>
                  <w:bCs/>
                  <w:szCs w:val="16"/>
                </w:rPr>
                <w:delText>l</w:delText>
              </w:r>
            </w:del>
            <w:r w:rsidRPr="00663F12">
              <w:rPr>
                <w:rFonts w:cs="Arial"/>
                <w:bCs/>
                <w:szCs w:val="16"/>
              </w:rPr>
              <w:t>ine</w:t>
            </w:r>
            <w:proofErr w:type="spellEnd"/>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product_line_code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Product_line_code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IDENTITY(1,1)</w:t>
            </w: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product_line_en</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NVARCHAR(40)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Product_line_en</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VARCHAR(80)</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rPr>
          <w:trHeight w:val="353"/>
        </w:trPr>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r w:rsidRPr="00663F12">
              <w:rPr>
                <w:rFonts w:cs="Arial"/>
                <w:bCs/>
                <w:szCs w:val="16"/>
              </w:rPr>
              <w:t>Employee</w:t>
            </w:r>
          </w:p>
        </w:tc>
        <w:tc>
          <w:tcPr>
            <w:tcW w:w="147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emp_id</w:t>
            </w:r>
            <w:proofErr w:type="spellEnd"/>
          </w:p>
        </w:tc>
        <w:tc>
          <w:tcPr>
            <w:tcW w:w="1344"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del w:id="48" w:author="cas ros" w:date="2018-03-13T11:23:00Z">
              <w:r w:rsidRPr="00663F12" w:rsidDel="0056224E">
                <w:rPr>
                  <w:rFonts w:cs="Arial"/>
                  <w:bCs/>
                  <w:szCs w:val="16"/>
                </w:rPr>
                <w:delText xml:space="preserve"> / Employee</w:delText>
              </w:r>
            </w:del>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Sales_staff_code</w:t>
            </w:r>
            <w:proofErr w:type="spellEnd"/>
            <w:del w:id="49" w:author="cas ros" w:date="2018-03-13T11:24:00Z">
              <w:r w:rsidRPr="00663F12" w:rsidDel="0056224E">
                <w:rPr>
                  <w:rFonts w:cs="Arial"/>
                  <w:bCs/>
                  <w:szCs w:val="16"/>
                </w:rPr>
                <w:delText xml:space="preserve"> / Emp_id</w:delText>
              </w:r>
            </w:del>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del w:id="50" w:author="cas ros" w:date="2018-03-13T11:23:00Z">
              <w:r w:rsidRPr="00663F12" w:rsidDel="0056224E">
                <w:rPr>
                  <w:rFonts w:ascii="Arial" w:hAnsi="Arial" w:cs="Arial"/>
                  <w:bCs/>
                  <w:sz w:val="16"/>
                  <w:szCs w:val="16"/>
                </w:rPr>
                <w:delText xml:space="preserve"> / INT</w:delText>
              </w:r>
            </w:del>
          </w:p>
        </w:tc>
        <w:tc>
          <w:tcPr>
            <w:tcW w:w="151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IDENTITY(1,1)</w:t>
            </w:r>
          </w:p>
        </w:tc>
        <w:tc>
          <w:tcPr>
            <w:tcW w:w="255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rPr>
          <w:trHeight w:val="352"/>
        </w:trPr>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344"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ins w:id="51" w:author="cas ros" w:date="2018-03-13T11:23:00Z">
              <w:r w:rsidRPr="00663F12">
                <w:rPr>
                  <w:rFonts w:cs="Arial"/>
                  <w:bCs/>
                  <w:szCs w:val="16"/>
                </w:rPr>
                <w:t>Employee</w:t>
              </w:r>
            </w:ins>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ins w:id="52" w:author="cas ros" w:date="2018-03-13T11:24:00Z">
              <w:r w:rsidRPr="00663F12">
                <w:rPr>
                  <w:rFonts w:cs="Arial"/>
                  <w:bCs/>
                  <w:szCs w:val="16"/>
                </w:rPr>
                <w:t>Emp_id</w:t>
              </w:r>
            </w:ins>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ins w:id="53" w:author="cas ros" w:date="2018-03-13T11:23:00Z">
              <w:r w:rsidRPr="00663F12">
                <w:rPr>
                  <w:rFonts w:cs="Arial"/>
                  <w:bCs/>
                  <w:szCs w:val="16"/>
                </w:rPr>
                <w:t>INT</w:t>
              </w:r>
            </w:ins>
          </w:p>
        </w:tc>
        <w:tc>
          <w:tcPr>
            <w:tcW w:w="151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rPr>
          <w:trHeight w:val="353"/>
        </w:trPr>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emp_firstname</w:t>
            </w:r>
            <w:proofErr w:type="spellEnd"/>
          </w:p>
        </w:tc>
        <w:tc>
          <w:tcPr>
            <w:tcW w:w="1344"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del w:id="54" w:author="cas ros" w:date="2018-03-13T11:24:00Z">
              <w:r w:rsidRPr="00663F12" w:rsidDel="0056224E">
                <w:rPr>
                  <w:rFonts w:cs="Arial"/>
                  <w:bCs/>
                  <w:szCs w:val="16"/>
                </w:rPr>
                <w:delText xml:space="preserve"> / Employee</w:delText>
              </w:r>
            </w:del>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First_Name</w:t>
            </w:r>
            <w:proofErr w:type="spellEnd"/>
            <w:del w:id="55" w:author="cas ros" w:date="2018-03-13T11:25:00Z">
              <w:r w:rsidRPr="00663F12" w:rsidDel="0056224E">
                <w:rPr>
                  <w:rFonts w:cs="Arial"/>
                  <w:bCs/>
                  <w:szCs w:val="16"/>
                </w:rPr>
                <w:delText xml:space="preserve"> / Emp_fname</w:delText>
              </w:r>
            </w:del>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NVARCHAR(25)</w:t>
            </w:r>
            <w:del w:id="56" w:author="cas ros" w:date="2018-03-13T11:25:00Z">
              <w:r w:rsidRPr="00663F12" w:rsidDel="0056224E">
                <w:rPr>
                  <w:rFonts w:ascii="Arial" w:hAnsi="Arial" w:cs="Arial"/>
                  <w:bCs/>
                  <w:sz w:val="16"/>
                  <w:szCs w:val="16"/>
                </w:rPr>
                <w:delText xml:space="preserve"> / VARCHAR(255)</w:delText>
              </w:r>
            </w:del>
          </w:p>
        </w:tc>
        <w:tc>
          <w:tcPr>
            <w:tcW w:w="151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rPr>
          <w:trHeight w:val="352"/>
        </w:trPr>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344"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ins w:id="57" w:author="cas ros" w:date="2018-03-13T11:24:00Z">
              <w:r w:rsidRPr="00663F12">
                <w:rPr>
                  <w:rFonts w:cs="Arial"/>
                  <w:bCs/>
                  <w:szCs w:val="16"/>
                </w:rPr>
                <w:t>Employee</w:t>
              </w:r>
            </w:ins>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ins w:id="58" w:author="cas ros" w:date="2018-03-13T11:25:00Z">
              <w:r w:rsidRPr="00663F12">
                <w:rPr>
                  <w:rFonts w:cs="Arial"/>
                  <w:bCs/>
                  <w:szCs w:val="16"/>
                </w:rPr>
                <w:t>Emp_fname</w:t>
              </w:r>
            </w:ins>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ins w:id="59" w:author="cas ros" w:date="2018-03-13T11:25:00Z">
              <w:r w:rsidRPr="00663F12">
                <w:rPr>
                  <w:rFonts w:cs="Arial"/>
                  <w:bCs/>
                  <w:szCs w:val="16"/>
                </w:rPr>
                <w:t>VARCHAR(255)</w:t>
              </w:r>
            </w:ins>
          </w:p>
        </w:tc>
        <w:tc>
          <w:tcPr>
            <w:tcW w:w="151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PrExChange w:id="60" w:author="cas ros" w:date="2018-03-13T11:25: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PrEx>
          </w:tblPrExChange>
        </w:tblPrEx>
        <w:trPr>
          <w:trHeight w:val="353"/>
          <w:trPrChange w:id="61" w:author="cas ros" w:date="2018-03-13T11:25:00Z">
            <w:trPr>
              <w:gridAfter w:val="0"/>
              <w:trHeight w:val="353"/>
            </w:trPr>
          </w:trPrChange>
        </w:trPr>
        <w:tc>
          <w:tcPr>
            <w:tcW w:w="1116" w:type="dxa"/>
            <w:vMerge/>
            <w:tcBorders>
              <w:left w:val="single" w:sz="4" w:space="0" w:color="auto"/>
              <w:right w:val="single" w:sz="4" w:space="0" w:color="auto"/>
            </w:tcBorders>
            <w:vAlign w:val="center"/>
            <w:tcPrChange w:id="62" w:author="cas ros" w:date="2018-03-13T11:25:00Z">
              <w:tcPr>
                <w:tcW w:w="1116" w:type="dxa"/>
                <w:vMerge/>
                <w:tcBorders>
                  <w:left w:val="single" w:sz="4" w:space="0" w:color="auto"/>
                  <w:right w:val="single" w:sz="4" w:space="0" w:color="auto"/>
                </w:tcBorders>
              </w:tcPr>
            </w:tcPrChange>
          </w:tcPr>
          <w:p w:rsidR="008C32F9" w:rsidRPr="00663F12" w:rsidRDefault="008C32F9" w:rsidP="008C32F9">
            <w:pPr>
              <w:pStyle w:val="TableBody"/>
              <w:jc w:val="center"/>
              <w:rPr>
                <w:rFonts w:cs="Arial"/>
                <w:bCs/>
                <w:szCs w:val="16"/>
              </w:rPr>
            </w:pPr>
          </w:p>
        </w:tc>
        <w:tc>
          <w:tcPr>
            <w:tcW w:w="1472" w:type="dxa"/>
            <w:vMerge w:val="restart"/>
            <w:tcBorders>
              <w:top w:val="single" w:sz="4" w:space="0" w:color="auto"/>
              <w:left w:val="single" w:sz="4" w:space="0" w:color="auto"/>
              <w:right w:val="single" w:sz="4" w:space="0" w:color="auto"/>
            </w:tcBorders>
            <w:tcPrChange w:id="63" w:author="cas ros" w:date="2018-03-13T11:25:00Z">
              <w:tcPr>
                <w:tcW w:w="1472" w:type="dxa"/>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proofErr w:type="spellStart"/>
            <w:r w:rsidRPr="00663F12">
              <w:rPr>
                <w:rFonts w:cs="Arial"/>
                <w:bCs/>
                <w:szCs w:val="16"/>
              </w:rPr>
              <w:t>emp_lastname</w:t>
            </w:r>
            <w:proofErr w:type="spellEnd"/>
          </w:p>
        </w:tc>
        <w:tc>
          <w:tcPr>
            <w:tcW w:w="1344" w:type="dxa"/>
            <w:vMerge w:val="restart"/>
            <w:tcBorders>
              <w:top w:val="single" w:sz="4" w:space="0" w:color="auto"/>
              <w:left w:val="single" w:sz="4" w:space="0" w:color="auto"/>
              <w:right w:val="single" w:sz="4" w:space="0" w:color="auto"/>
            </w:tcBorders>
            <w:tcPrChange w:id="64" w:author="cas ros" w:date="2018-03-13T11:25:00Z">
              <w:tcPr>
                <w:tcW w:w="1134" w:type="dxa"/>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r w:rsidRPr="00663F12">
              <w:rPr>
                <w:rFonts w:cs="Arial"/>
                <w:bCs/>
                <w:szCs w:val="16"/>
              </w:rPr>
              <w:t>VARCHAR(20)</w:t>
            </w:r>
          </w:p>
        </w:tc>
        <w:tc>
          <w:tcPr>
            <w:tcW w:w="1417" w:type="dxa"/>
            <w:tcBorders>
              <w:top w:val="single" w:sz="4" w:space="0" w:color="auto"/>
              <w:left w:val="single" w:sz="4" w:space="0" w:color="auto"/>
              <w:bottom w:val="single" w:sz="4" w:space="0" w:color="auto"/>
              <w:right w:val="single" w:sz="4" w:space="0" w:color="auto"/>
            </w:tcBorders>
            <w:tcPrChange w:id="65" w:author="cas ros" w:date="2018-03-13T11:25:00Z">
              <w:tcPr>
                <w:tcW w:w="1417"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del w:id="66" w:author="cas ros" w:date="2018-03-13T11:25:00Z">
              <w:r w:rsidRPr="00663F12" w:rsidDel="0056224E">
                <w:rPr>
                  <w:rFonts w:cs="Arial"/>
                  <w:bCs/>
                  <w:szCs w:val="16"/>
                </w:rPr>
                <w:delText xml:space="preserve"> / Employee</w:delText>
              </w:r>
            </w:del>
          </w:p>
        </w:tc>
        <w:tc>
          <w:tcPr>
            <w:tcW w:w="1560" w:type="dxa"/>
            <w:tcBorders>
              <w:top w:val="single" w:sz="4" w:space="0" w:color="auto"/>
              <w:left w:val="single" w:sz="4" w:space="0" w:color="auto"/>
              <w:bottom w:val="single" w:sz="4" w:space="0" w:color="auto"/>
              <w:right w:val="single" w:sz="4" w:space="0" w:color="auto"/>
            </w:tcBorders>
            <w:tcPrChange w:id="67" w:author="cas ros" w:date="2018-03-13T11:25:00Z">
              <w:tcPr>
                <w:tcW w:w="1417"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roofErr w:type="spellStart"/>
            <w:r w:rsidRPr="00663F12">
              <w:rPr>
                <w:rFonts w:cs="Arial"/>
                <w:bCs/>
                <w:szCs w:val="16"/>
              </w:rPr>
              <w:t>Last_name</w:t>
            </w:r>
            <w:proofErr w:type="spellEnd"/>
            <w:del w:id="68" w:author="cas ros" w:date="2018-03-13T11:25:00Z">
              <w:r w:rsidRPr="00663F12" w:rsidDel="0056224E">
                <w:rPr>
                  <w:rFonts w:cs="Arial"/>
                  <w:bCs/>
                  <w:szCs w:val="16"/>
                </w:rPr>
                <w:delText xml:space="preserve"> / Emp_lname</w:delText>
              </w:r>
            </w:del>
          </w:p>
        </w:tc>
        <w:tc>
          <w:tcPr>
            <w:tcW w:w="2160" w:type="dxa"/>
            <w:tcBorders>
              <w:top w:val="single" w:sz="4" w:space="0" w:color="auto"/>
              <w:left w:val="single" w:sz="4" w:space="0" w:color="auto"/>
              <w:bottom w:val="single" w:sz="4" w:space="0" w:color="auto"/>
              <w:right w:val="single" w:sz="4" w:space="0" w:color="auto"/>
            </w:tcBorders>
            <w:tcPrChange w:id="69" w:author="cas ros" w:date="2018-03-13T11:25:00Z">
              <w:tcPr>
                <w:tcW w:w="1418"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NVARCHAR(30)</w:t>
            </w:r>
            <w:del w:id="70" w:author="cas ros" w:date="2018-03-13T11:25:00Z">
              <w:r w:rsidRPr="00663F12" w:rsidDel="0056224E">
                <w:rPr>
                  <w:rFonts w:ascii="Arial" w:hAnsi="Arial" w:cs="Arial"/>
                  <w:bCs/>
                  <w:sz w:val="16"/>
                  <w:szCs w:val="16"/>
                </w:rPr>
                <w:delText xml:space="preserve"> / VARCHAR(255)</w:delText>
              </w:r>
            </w:del>
          </w:p>
        </w:tc>
        <w:tc>
          <w:tcPr>
            <w:tcW w:w="1512" w:type="dxa"/>
            <w:vMerge w:val="restart"/>
            <w:tcBorders>
              <w:top w:val="single" w:sz="4" w:space="0" w:color="auto"/>
              <w:left w:val="single" w:sz="4" w:space="0" w:color="auto"/>
              <w:right w:val="single" w:sz="4" w:space="0" w:color="auto"/>
            </w:tcBorders>
            <w:tcPrChange w:id="71" w:author="cas ros" w:date="2018-03-13T11:25:00Z">
              <w:tcPr>
                <w:tcW w:w="1512" w:type="dxa"/>
                <w:gridSpan w:val="2"/>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tcPrChange w:id="72" w:author="cas ros" w:date="2018-03-13T11:25:00Z">
              <w:tcPr>
                <w:tcW w:w="900" w:type="dxa"/>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tcPrChange w:id="73" w:author="cas ros" w:date="2018-03-13T11:25:00Z">
              <w:tcPr>
                <w:tcW w:w="2550" w:type="dxa"/>
                <w:gridSpan w:val="3"/>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PrExChange w:id="74" w:author="cas ros" w:date="2018-03-13T11:25: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PrEx>
          </w:tblPrExChange>
        </w:tblPrEx>
        <w:trPr>
          <w:trHeight w:val="352"/>
          <w:trPrChange w:id="75" w:author="cas ros" w:date="2018-03-13T11:25:00Z">
            <w:trPr>
              <w:gridAfter w:val="0"/>
              <w:trHeight w:val="352"/>
            </w:trPr>
          </w:trPrChange>
        </w:trPr>
        <w:tc>
          <w:tcPr>
            <w:tcW w:w="1116" w:type="dxa"/>
            <w:vMerge/>
            <w:tcBorders>
              <w:left w:val="single" w:sz="4" w:space="0" w:color="auto"/>
              <w:right w:val="single" w:sz="4" w:space="0" w:color="auto"/>
            </w:tcBorders>
            <w:vAlign w:val="center"/>
            <w:tcPrChange w:id="76" w:author="cas ros" w:date="2018-03-13T11:25:00Z">
              <w:tcPr>
                <w:tcW w:w="1116" w:type="dxa"/>
                <w:vMerge/>
                <w:tcBorders>
                  <w:left w:val="single" w:sz="4" w:space="0" w:color="auto"/>
                  <w:right w:val="single" w:sz="4" w:space="0" w:color="auto"/>
                </w:tcBorders>
              </w:tcPr>
            </w:tcPrChange>
          </w:tcPr>
          <w:p w:rsidR="008C32F9" w:rsidRPr="00663F12" w:rsidRDefault="008C32F9" w:rsidP="008C32F9">
            <w:pPr>
              <w:pStyle w:val="TableBody"/>
              <w:jc w:val="center"/>
              <w:rPr>
                <w:rFonts w:cs="Arial"/>
                <w:bCs/>
                <w:szCs w:val="16"/>
              </w:rPr>
            </w:pPr>
          </w:p>
        </w:tc>
        <w:tc>
          <w:tcPr>
            <w:tcW w:w="1472" w:type="dxa"/>
            <w:vMerge/>
            <w:tcBorders>
              <w:left w:val="single" w:sz="4" w:space="0" w:color="auto"/>
              <w:bottom w:val="single" w:sz="4" w:space="0" w:color="auto"/>
              <w:right w:val="single" w:sz="4" w:space="0" w:color="auto"/>
            </w:tcBorders>
            <w:tcPrChange w:id="77" w:author="cas ros" w:date="2018-03-13T11:25:00Z">
              <w:tcPr>
                <w:tcW w:w="1472" w:type="dxa"/>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1344" w:type="dxa"/>
            <w:vMerge/>
            <w:tcBorders>
              <w:left w:val="single" w:sz="4" w:space="0" w:color="auto"/>
              <w:bottom w:val="single" w:sz="4" w:space="0" w:color="auto"/>
              <w:right w:val="single" w:sz="4" w:space="0" w:color="auto"/>
            </w:tcBorders>
            <w:tcPrChange w:id="78" w:author="cas ros" w:date="2018-03-13T11:25:00Z">
              <w:tcPr>
                <w:tcW w:w="1134" w:type="dxa"/>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1417" w:type="dxa"/>
            <w:tcBorders>
              <w:top w:val="single" w:sz="4" w:space="0" w:color="auto"/>
              <w:left w:val="single" w:sz="4" w:space="0" w:color="auto"/>
              <w:bottom w:val="single" w:sz="4" w:space="0" w:color="auto"/>
              <w:right w:val="single" w:sz="4" w:space="0" w:color="auto"/>
            </w:tcBorders>
            <w:tcPrChange w:id="79" w:author="cas ros" w:date="2018-03-13T11:25:00Z">
              <w:tcPr>
                <w:tcW w:w="1417"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ins w:id="80" w:author="cas ros" w:date="2018-03-13T11:25:00Z">
              <w:r w:rsidRPr="00663F12">
                <w:rPr>
                  <w:rFonts w:cs="Arial"/>
                  <w:bCs/>
                  <w:szCs w:val="16"/>
                </w:rPr>
                <w:t>Employee</w:t>
              </w:r>
            </w:ins>
          </w:p>
        </w:tc>
        <w:tc>
          <w:tcPr>
            <w:tcW w:w="1560" w:type="dxa"/>
            <w:tcBorders>
              <w:top w:val="single" w:sz="4" w:space="0" w:color="auto"/>
              <w:left w:val="single" w:sz="4" w:space="0" w:color="auto"/>
              <w:bottom w:val="single" w:sz="4" w:space="0" w:color="auto"/>
              <w:right w:val="single" w:sz="4" w:space="0" w:color="auto"/>
            </w:tcBorders>
            <w:tcPrChange w:id="81" w:author="cas ros" w:date="2018-03-13T11:25:00Z">
              <w:tcPr>
                <w:tcW w:w="1417"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roofErr w:type="spellStart"/>
            <w:ins w:id="82" w:author="cas ros" w:date="2018-03-13T11:25:00Z">
              <w:r w:rsidRPr="00663F12">
                <w:rPr>
                  <w:rFonts w:cs="Arial"/>
                  <w:bCs/>
                  <w:szCs w:val="16"/>
                </w:rPr>
                <w:t>Emp_lname</w:t>
              </w:r>
            </w:ins>
            <w:proofErr w:type="spellEnd"/>
          </w:p>
        </w:tc>
        <w:tc>
          <w:tcPr>
            <w:tcW w:w="2160" w:type="dxa"/>
            <w:tcBorders>
              <w:top w:val="single" w:sz="4" w:space="0" w:color="auto"/>
              <w:left w:val="single" w:sz="4" w:space="0" w:color="auto"/>
              <w:bottom w:val="single" w:sz="4" w:space="0" w:color="auto"/>
              <w:right w:val="single" w:sz="4" w:space="0" w:color="auto"/>
            </w:tcBorders>
            <w:tcPrChange w:id="83" w:author="cas ros" w:date="2018-03-13T11:25:00Z">
              <w:tcPr>
                <w:tcW w:w="1418"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ins w:id="84" w:author="cas ros" w:date="2018-03-13T11:25:00Z">
              <w:r w:rsidRPr="00663F12">
                <w:rPr>
                  <w:rFonts w:cs="Arial"/>
                  <w:bCs/>
                  <w:szCs w:val="16"/>
                </w:rPr>
                <w:t>VARCHAR(255)</w:t>
              </w:r>
            </w:ins>
          </w:p>
        </w:tc>
        <w:tc>
          <w:tcPr>
            <w:tcW w:w="1512" w:type="dxa"/>
            <w:vMerge/>
            <w:tcBorders>
              <w:left w:val="single" w:sz="4" w:space="0" w:color="auto"/>
              <w:bottom w:val="single" w:sz="4" w:space="0" w:color="auto"/>
              <w:right w:val="single" w:sz="4" w:space="0" w:color="auto"/>
            </w:tcBorders>
            <w:tcPrChange w:id="85" w:author="cas ros" w:date="2018-03-13T11:25:00Z">
              <w:tcPr>
                <w:tcW w:w="1512" w:type="dxa"/>
                <w:gridSpan w:val="2"/>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tcPrChange w:id="86" w:author="cas ros" w:date="2018-03-13T11:25:00Z">
              <w:tcPr>
                <w:tcW w:w="900" w:type="dxa"/>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tcPrChange w:id="87" w:author="cas ros" w:date="2018-03-13T11:25:00Z">
              <w:tcPr>
                <w:tcW w:w="2550" w:type="dxa"/>
                <w:gridSpan w:val="3"/>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street</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VARCHAR(100)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Street</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city</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VARCHAR(30)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City</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state</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State</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zip_code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VARCHAR(10)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Zip_Code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phone</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Phone</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status</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Status</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r w:rsidRPr="00663F12">
              <w:rPr>
                <w:rFonts w:cs="Arial"/>
                <w:bCs/>
                <w:szCs w:val="16"/>
              </w:rPr>
              <w:t>Employee</w:t>
            </w: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ss_number</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VARCHAR(10)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Ss_number</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start_date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DATETIME</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Date_Hired</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DATETIME</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termination_date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DATETIME</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Termination_date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Convert to datetime</w:t>
            </w: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birth_date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DATETIME</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Birth_date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DATETIME</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bene_health_ins</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CHAR</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Bene_Health_ins</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CHAR</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bene_life_ins</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CHAR</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Bene_Life_Ins</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CHAR</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bene_day_care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CHAR</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Bene_day_Care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CHAR</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sex</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CHAR</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Sex</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CHAR</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salary</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FLOAT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Salary</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DOUBLE</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phone_work</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Work_phone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NVARCHAR(20)</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extension</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VARCHAR(6)</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Extension</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NVARCHAR(20)</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fax</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email</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VARCHAR(50)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Email</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NVARCHAR(50)</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cv</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VARCHAR(50)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PrExChange w:id="88" w:author="cas ros" w:date="2018-03-13T11:26: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PrEx>
          </w:tblPrExChange>
        </w:tblPrEx>
        <w:trPr>
          <w:trHeight w:val="353"/>
          <w:trPrChange w:id="89" w:author="cas ros" w:date="2018-03-13T11:26:00Z">
            <w:trPr>
              <w:gridAfter w:val="0"/>
              <w:trHeight w:val="353"/>
            </w:trPr>
          </w:trPrChange>
        </w:trPr>
        <w:tc>
          <w:tcPr>
            <w:tcW w:w="1116" w:type="dxa"/>
            <w:vMerge/>
            <w:tcBorders>
              <w:left w:val="single" w:sz="4" w:space="0" w:color="auto"/>
              <w:right w:val="single" w:sz="4" w:space="0" w:color="auto"/>
            </w:tcBorders>
            <w:vAlign w:val="center"/>
            <w:tcPrChange w:id="90" w:author="cas ros" w:date="2018-03-13T11:26:00Z">
              <w:tcPr>
                <w:tcW w:w="1116" w:type="dxa"/>
                <w:vMerge/>
                <w:tcBorders>
                  <w:left w:val="single" w:sz="4" w:space="0" w:color="auto"/>
                  <w:right w:val="single" w:sz="4" w:space="0" w:color="auto"/>
                </w:tcBorders>
              </w:tcPr>
            </w:tcPrChange>
          </w:tcPr>
          <w:p w:rsidR="008C32F9" w:rsidRPr="00663F12" w:rsidRDefault="008C32F9" w:rsidP="008C32F9">
            <w:pPr>
              <w:pStyle w:val="TableBody"/>
              <w:jc w:val="center"/>
              <w:rPr>
                <w:rFonts w:cs="Arial"/>
                <w:bCs/>
                <w:szCs w:val="16"/>
              </w:rPr>
            </w:pPr>
          </w:p>
        </w:tc>
        <w:tc>
          <w:tcPr>
            <w:tcW w:w="1472" w:type="dxa"/>
            <w:vMerge w:val="restart"/>
            <w:tcBorders>
              <w:top w:val="single" w:sz="4" w:space="0" w:color="auto"/>
              <w:left w:val="single" w:sz="4" w:space="0" w:color="auto"/>
              <w:right w:val="single" w:sz="4" w:space="0" w:color="auto"/>
            </w:tcBorders>
            <w:tcPrChange w:id="91" w:author="cas ros" w:date="2018-03-13T11:26:00Z">
              <w:tcPr>
                <w:tcW w:w="1472" w:type="dxa"/>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proofErr w:type="spellStart"/>
            <w:r w:rsidRPr="00663F12">
              <w:rPr>
                <w:rFonts w:cs="Arial"/>
                <w:bCs/>
                <w:szCs w:val="16"/>
              </w:rPr>
              <w:t>manager_id</w:t>
            </w:r>
            <w:proofErr w:type="spellEnd"/>
          </w:p>
        </w:tc>
        <w:tc>
          <w:tcPr>
            <w:tcW w:w="1344" w:type="dxa"/>
            <w:vMerge w:val="restart"/>
            <w:tcBorders>
              <w:top w:val="single" w:sz="4" w:space="0" w:color="auto"/>
              <w:left w:val="single" w:sz="4" w:space="0" w:color="auto"/>
              <w:right w:val="single" w:sz="4" w:space="0" w:color="auto"/>
            </w:tcBorders>
            <w:tcPrChange w:id="92" w:author="cas ros" w:date="2018-03-13T11:26:00Z">
              <w:tcPr>
                <w:tcW w:w="1134" w:type="dxa"/>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Change w:id="93" w:author="cas ros" w:date="2018-03-13T11:26:00Z">
              <w:tcPr>
                <w:tcW w:w="1417"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del w:id="94" w:author="cas ros" w:date="2018-03-13T11:27:00Z">
              <w:r w:rsidRPr="00663F12" w:rsidDel="0056224E">
                <w:rPr>
                  <w:rFonts w:cs="Arial"/>
                  <w:bCs/>
                  <w:szCs w:val="16"/>
                </w:rPr>
                <w:delText xml:space="preserve"> / </w:delText>
              </w:r>
            </w:del>
            <w:del w:id="95" w:author="cas ros" w:date="2018-03-13T11:26:00Z">
              <w:r w:rsidRPr="00663F12" w:rsidDel="0056224E">
                <w:rPr>
                  <w:rFonts w:cs="Arial"/>
                  <w:bCs/>
                  <w:szCs w:val="16"/>
                </w:rPr>
                <w:delText>Employee</w:delText>
              </w:r>
            </w:del>
          </w:p>
        </w:tc>
        <w:tc>
          <w:tcPr>
            <w:tcW w:w="1560" w:type="dxa"/>
            <w:tcBorders>
              <w:top w:val="single" w:sz="4" w:space="0" w:color="auto"/>
              <w:left w:val="single" w:sz="4" w:space="0" w:color="auto"/>
              <w:bottom w:val="single" w:sz="4" w:space="0" w:color="auto"/>
              <w:right w:val="single" w:sz="4" w:space="0" w:color="auto"/>
            </w:tcBorders>
            <w:tcPrChange w:id="96" w:author="cas ros" w:date="2018-03-13T11:26:00Z">
              <w:tcPr>
                <w:tcW w:w="1417"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del w:id="97" w:author="cas ros" w:date="2018-03-13T11:26:00Z">
              <w:r w:rsidRPr="00663F12" w:rsidDel="0056224E">
                <w:rPr>
                  <w:rFonts w:cs="Arial"/>
                  <w:bCs/>
                  <w:szCs w:val="16"/>
                </w:rPr>
                <w:delText xml:space="preserve">Manager_id / </w:delText>
              </w:r>
            </w:del>
            <w:proofErr w:type="spellStart"/>
            <w:r w:rsidRPr="00663F12">
              <w:rPr>
                <w:rFonts w:cs="Arial"/>
                <w:bCs/>
                <w:szCs w:val="16"/>
              </w:rPr>
              <w:t>Manager_code</w:t>
            </w:r>
            <w:proofErr w:type="spellEnd"/>
          </w:p>
        </w:tc>
        <w:tc>
          <w:tcPr>
            <w:tcW w:w="2160" w:type="dxa"/>
            <w:tcBorders>
              <w:top w:val="single" w:sz="4" w:space="0" w:color="auto"/>
              <w:left w:val="single" w:sz="4" w:space="0" w:color="auto"/>
              <w:bottom w:val="single" w:sz="4" w:space="0" w:color="auto"/>
              <w:right w:val="single" w:sz="4" w:space="0" w:color="auto"/>
            </w:tcBorders>
            <w:tcPrChange w:id="98" w:author="cas ros" w:date="2018-03-13T11:26:00Z">
              <w:tcPr>
                <w:tcW w:w="1418"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del w:id="99" w:author="cas ros" w:date="2018-03-13T11:27:00Z">
              <w:r w:rsidRPr="00663F12" w:rsidDel="0056224E">
                <w:rPr>
                  <w:rFonts w:ascii="Arial" w:hAnsi="Arial" w:cs="Arial"/>
                  <w:bCs/>
                  <w:sz w:val="16"/>
                  <w:szCs w:val="16"/>
                </w:rPr>
                <w:delText xml:space="preserve"> / </w:delText>
              </w:r>
            </w:del>
            <w:del w:id="100" w:author="cas ros" w:date="2018-03-13T11:26:00Z">
              <w:r w:rsidRPr="00663F12" w:rsidDel="0056224E">
                <w:rPr>
                  <w:rFonts w:ascii="Arial" w:hAnsi="Arial" w:cs="Arial"/>
                  <w:bCs/>
                  <w:sz w:val="16"/>
                  <w:szCs w:val="16"/>
                </w:rPr>
                <w:delText>INT</w:delText>
              </w:r>
            </w:del>
          </w:p>
        </w:tc>
        <w:tc>
          <w:tcPr>
            <w:tcW w:w="1512" w:type="dxa"/>
            <w:vMerge w:val="restart"/>
            <w:tcBorders>
              <w:top w:val="single" w:sz="4" w:space="0" w:color="auto"/>
              <w:left w:val="single" w:sz="4" w:space="0" w:color="auto"/>
              <w:right w:val="single" w:sz="4" w:space="0" w:color="auto"/>
            </w:tcBorders>
            <w:tcPrChange w:id="101" w:author="cas ros" w:date="2018-03-13T11:26:00Z">
              <w:tcPr>
                <w:tcW w:w="1512" w:type="dxa"/>
                <w:gridSpan w:val="2"/>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tcPrChange w:id="102" w:author="cas ros" w:date="2018-03-13T11:26:00Z">
              <w:tcPr>
                <w:tcW w:w="900" w:type="dxa"/>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tcPrChange w:id="103" w:author="cas ros" w:date="2018-03-13T11:26:00Z">
              <w:tcPr>
                <w:tcW w:w="2550" w:type="dxa"/>
                <w:gridSpan w:val="3"/>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PrExChange w:id="104" w:author="cas ros" w:date="2018-03-13T11:26: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PrEx>
          </w:tblPrExChange>
        </w:tblPrEx>
        <w:trPr>
          <w:trHeight w:val="352"/>
          <w:trPrChange w:id="105" w:author="cas ros" w:date="2018-03-13T11:26:00Z">
            <w:trPr>
              <w:gridAfter w:val="0"/>
              <w:trHeight w:val="352"/>
            </w:trPr>
          </w:trPrChange>
        </w:trPr>
        <w:tc>
          <w:tcPr>
            <w:tcW w:w="1116" w:type="dxa"/>
            <w:vMerge/>
            <w:tcBorders>
              <w:left w:val="single" w:sz="4" w:space="0" w:color="auto"/>
              <w:right w:val="single" w:sz="4" w:space="0" w:color="auto"/>
            </w:tcBorders>
            <w:vAlign w:val="center"/>
            <w:tcPrChange w:id="106" w:author="cas ros" w:date="2018-03-13T11:26:00Z">
              <w:tcPr>
                <w:tcW w:w="1116" w:type="dxa"/>
                <w:vMerge/>
                <w:tcBorders>
                  <w:left w:val="single" w:sz="4" w:space="0" w:color="auto"/>
                  <w:right w:val="single" w:sz="4" w:space="0" w:color="auto"/>
                </w:tcBorders>
              </w:tcPr>
            </w:tcPrChange>
          </w:tcPr>
          <w:p w:rsidR="008C32F9" w:rsidRPr="00663F12" w:rsidRDefault="008C32F9" w:rsidP="008C32F9">
            <w:pPr>
              <w:pStyle w:val="TableBody"/>
              <w:jc w:val="center"/>
              <w:rPr>
                <w:rFonts w:cs="Arial"/>
                <w:bCs/>
                <w:szCs w:val="16"/>
              </w:rPr>
            </w:pPr>
          </w:p>
        </w:tc>
        <w:tc>
          <w:tcPr>
            <w:tcW w:w="1472" w:type="dxa"/>
            <w:vMerge/>
            <w:tcBorders>
              <w:left w:val="single" w:sz="4" w:space="0" w:color="auto"/>
              <w:bottom w:val="single" w:sz="4" w:space="0" w:color="auto"/>
              <w:right w:val="single" w:sz="4" w:space="0" w:color="auto"/>
            </w:tcBorders>
            <w:tcPrChange w:id="107" w:author="cas ros" w:date="2018-03-13T11:26:00Z">
              <w:tcPr>
                <w:tcW w:w="1472" w:type="dxa"/>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1344" w:type="dxa"/>
            <w:vMerge/>
            <w:tcBorders>
              <w:left w:val="single" w:sz="4" w:space="0" w:color="auto"/>
              <w:bottom w:val="single" w:sz="4" w:space="0" w:color="auto"/>
              <w:right w:val="single" w:sz="4" w:space="0" w:color="auto"/>
            </w:tcBorders>
            <w:tcPrChange w:id="108" w:author="cas ros" w:date="2018-03-13T11:26:00Z">
              <w:tcPr>
                <w:tcW w:w="1134" w:type="dxa"/>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1417" w:type="dxa"/>
            <w:tcBorders>
              <w:top w:val="single" w:sz="4" w:space="0" w:color="auto"/>
              <w:left w:val="single" w:sz="4" w:space="0" w:color="auto"/>
              <w:bottom w:val="single" w:sz="4" w:space="0" w:color="auto"/>
              <w:right w:val="single" w:sz="4" w:space="0" w:color="auto"/>
            </w:tcBorders>
            <w:tcPrChange w:id="109" w:author="cas ros" w:date="2018-03-13T11:26:00Z">
              <w:tcPr>
                <w:tcW w:w="1417"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ins w:id="110" w:author="cas ros" w:date="2018-03-13T11:26:00Z">
              <w:r w:rsidRPr="00663F12">
                <w:rPr>
                  <w:rFonts w:cs="Arial"/>
                  <w:bCs/>
                  <w:szCs w:val="16"/>
                </w:rPr>
                <w:t>Employee</w:t>
              </w:r>
            </w:ins>
          </w:p>
        </w:tc>
        <w:tc>
          <w:tcPr>
            <w:tcW w:w="1560" w:type="dxa"/>
            <w:tcBorders>
              <w:top w:val="single" w:sz="4" w:space="0" w:color="auto"/>
              <w:left w:val="single" w:sz="4" w:space="0" w:color="auto"/>
              <w:bottom w:val="single" w:sz="4" w:space="0" w:color="auto"/>
              <w:right w:val="single" w:sz="4" w:space="0" w:color="auto"/>
            </w:tcBorders>
            <w:tcPrChange w:id="111" w:author="cas ros" w:date="2018-03-13T11:26:00Z">
              <w:tcPr>
                <w:tcW w:w="1417"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roofErr w:type="spellStart"/>
            <w:ins w:id="112" w:author="cas ros" w:date="2018-03-13T11:26:00Z">
              <w:r w:rsidRPr="00663F12">
                <w:rPr>
                  <w:rFonts w:cs="Arial"/>
                  <w:bCs/>
                  <w:szCs w:val="16"/>
                </w:rPr>
                <w:t>Manager_id</w:t>
              </w:r>
            </w:ins>
            <w:proofErr w:type="spellEnd"/>
          </w:p>
        </w:tc>
        <w:tc>
          <w:tcPr>
            <w:tcW w:w="2160" w:type="dxa"/>
            <w:tcBorders>
              <w:top w:val="single" w:sz="4" w:space="0" w:color="auto"/>
              <w:left w:val="single" w:sz="4" w:space="0" w:color="auto"/>
              <w:bottom w:val="single" w:sz="4" w:space="0" w:color="auto"/>
              <w:right w:val="single" w:sz="4" w:space="0" w:color="auto"/>
            </w:tcBorders>
            <w:tcPrChange w:id="113" w:author="cas ros" w:date="2018-03-13T11:26:00Z">
              <w:tcPr>
                <w:tcW w:w="1418"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ins w:id="114" w:author="cas ros" w:date="2018-03-13T11:26:00Z">
              <w:r w:rsidRPr="00663F12">
                <w:rPr>
                  <w:rFonts w:cs="Arial"/>
                  <w:bCs/>
                  <w:szCs w:val="16"/>
                </w:rPr>
                <w:t>INT</w:t>
              </w:r>
            </w:ins>
          </w:p>
        </w:tc>
        <w:tc>
          <w:tcPr>
            <w:tcW w:w="1512" w:type="dxa"/>
            <w:vMerge/>
            <w:tcBorders>
              <w:left w:val="single" w:sz="4" w:space="0" w:color="auto"/>
              <w:bottom w:val="single" w:sz="4" w:space="0" w:color="auto"/>
              <w:right w:val="single" w:sz="4" w:space="0" w:color="auto"/>
            </w:tcBorders>
            <w:tcPrChange w:id="115" w:author="cas ros" w:date="2018-03-13T11:26:00Z">
              <w:tcPr>
                <w:tcW w:w="1512" w:type="dxa"/>
                <w:gridSpan w:val="2"/>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tcPrChange w:id="116" w:author="cas ros" w:date="2018-03-13T11:26:00Z">
              <w:tcPr>
                <w:tcW w:w="900" w:type="dxa"/>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tcPrChange w:id="117" w:author="cas ros" w:date="2018-03-13T11:26:00Z">
              <w:tcPr>
                <w:tcW w:w="2550" w:type="dxa"/>
                <w:gridSpan w:val="3"/>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pos_numb</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branch_code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roofErr w:type="spellStart"/>
            <w:r w:rsidRPr="00663F12">
              <w:rPr>
                <w:rFonts w:cs="Arial"/>
                <w:bCs/>
                <w:szCs w:val="16"/>
              </w:rPr>
              <w:t>Sales_</w:t>
            </w:r>
            <w:ins w:id="118" w:author="cas ros" w:date="2018-03-13T11:28:00Z">
              <w:r w:rsidRPr="00663F12">
                <w:rPr>
                  <w:rFonts w:cs="Arial"/>
                  <w:bCs/>
                  <w:szCs w:val="16"/>
                </w:rPr>
                <w:t>t</w:t>
              </w:r>
            </w:ins>
            <w:del w:id="119" w:author="cas ros" w:date="2018-03-13T11:28:00Z">
              <w:r w:rsidRPr="00663F12" w:rsidDel="0023325B">
                <w:rPr>
                  <w:rFonts w:cs="Arial"/>
                  <w:bCs/>
                  <w:szCs w:val="16"/>
                </w:rPr>
                <w:delText>T</w:delText>
              </w:r>
            </w:del>
            <w:r w:rsidRPr="00663F12">
              <w:rPr>
                <w:rFonts w:cs="Arial"/>
                <w:bCs/>
                <w:szCs w:val="16"/>
              </w:rPr>
              <w:t>arget</w:t>
            </w:r>
            <w:proofErr w:type="spellEnd"/>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emp_id</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sales_year</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SMALLINT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Sales_Year</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sales_period</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Sales_Period</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retailer_name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VARCHAR(50)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Retailer_Name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NVARCHAR(50)</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product_number</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Product</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FLOAT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FLOAT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retailer_code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Retailer_Code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roofErr w:type="spellStart"/>
            <w:r w:rsidRPr="00663F12">
              <w:rPr>
                <w:rFonts w:cs="Arial"/>
                <w:bCs/>
                <w:szCs w:val="16"/>
              </w:rPr>
              <w:t>Postion</w:t>
            </w:r>
            <w:proofErr w:type="spellEnd"/>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pos_numb</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JOB_NUMBER</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Jobs</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IDENTITY(1,1)</w:t>
            </w: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pos_abbr</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VARCHAR(50)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JOB_ID</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Jobs</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pos_title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VARCHAR(50)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JOB_TITLE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Jobs</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tcPr>
          <w:p w:rsidR="008C32F9" w:rsidRPr="00663F12" w:rsidRDefault="008C32F9" w:rsidP="008C32F9">
            <w:pPr>
              <w:pStyle w:val="TableBody"/>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min_salary</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FLOAT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MIN_SALARY</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Jobs</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max_salary</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FLOAT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MAX_SALARY</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Jobs</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bl>
    <w:p w:rsidR="002D606B" w:rsidRPr="00663F12" w:rsidRDefault="002D606B" w:rsidP="002D606B">
      <w:pPr>
        <w:rPr>
          <w:rFonts w:ascii="Arial" w:hAnsi="Arial" w:cs="Arial"/>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4A0" w:firstRow="1" w:lastRow="0" w:firstColumn="1" w:lastColumn="0" w:noHBand="0" w:noVBand="1"/>
      </w:tblPr>
      <w:tblGrid>
        <w:gridCol w:w="1116"/>
        <w:gridCol w:w="1629"/>
        <w:gridCol w:w="1317"/>
        <w:gridCol w:w="1440"/>
        <w:gridCol w:w="1662"/>
        <w:gridCol w:w="1397"/>
        <w:gridCol w:w="1893"/>
        <w:gridCol w:w="900"/>
        <w:gridCol w:w="2550"/>
      </w:tblGrid>
      <w:tr w:rsidR="008C32F9" w:rsidRPr="00663F12" w:rsidTr="008C32F9">
        <w:trPr>
          <w:trHeight w:val="215"/>
        </w:trPr>
        <w:tc>
          <w:tcPr>
            <w:tcW w:w="1116"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Target Table</w:t>
            </w:r>
          </w:p>
        </w:tc>
        <w:tc>
          <w:tcPr>
            <w:tcW w:w="1629"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Target Column</w:t>
            </w:r>
          </w:p>
        </w:tc>
        <w:tc>
          <w:tcPr>
            <w:tcW w:w="1317"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Data-type</w:t>
            </w:r>
          </w:p>
        </w:tc>
        <w:tc>
          <w:tcPr>
            <w:tcW w:w="144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Source Table</w:t>
            </w:r>
          </w:p>
        </w:tc>
        <w:tc>
          <w:tcPr>
            <w:tcW w:w="1662"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Source Column</w:t>
            </w:r>
          </w:p>
        </w:tc>
        <w:tc>
          <w:tcPr>
            <w:tcW w:w="1397"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Data-type</w:t>
            </w:r>
          </w:p>
        </w:tc>
        <w:tc>
          <w:tcPr>
            <w:tcW w:w="1893"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Expression</w:t>
            </w:r>
          </w:p>
        </w:tc>
        <w:tc>
          <w:tcPr>
            <w:tcW w:w="90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Default Value if Null</w:t>
            </w:r>
          </w:p>
        </w:tc>
        <w:tc>
          <w:tcPr>
            <w:tcW w:w="255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Data Issues/Quality/Comments</w:t>
            </w:r>
          </w:p>
        </w:tc>
      </w:tr>
      <w:tr w:rsidR="008C32F9" w:rsidRPr="00663F12" w:rsidTr="008C32F9">
        <w:tc>
          <w:tcPr>
            <w:tcW w:w="1116"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Name of target table</w:t>
            </w:r>
          </w:p>
        </w:tc>
        <w:tc>
          <w:tcPr>
            <w:tcW w:w="1629"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Column in target table</w:t>
            </w:r>
          </w:p>
        </w:tc>
        <w:tc>
          <w:tcPr>
            <w:tcW w:w="1317"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Data type for this target column</w:t>
            </w:r>
          </w:p>
        </w:tc>
        <w:tc>
          <w:tcPr>
            <w:tcW w:w="144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Name of the Source table</w:t>
            </w:r>
          </w:p>
        </w:tc>
        <w:tc>
          <w:tcPr>
            <w:tcW w:w="1662"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Column in source table where you would get this data from</w:t>
            </w:r>
          </w:p>
        </w:tc>
        <w:tc>
          <w:tcPr>
            <w:tcW w:w="1397"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Data type for this source column</w:t>
            </w:r>
          </w:p>
        </w:tc>
        <w:tc>
          <w:tcPr>
            <w:tcW w:w="1893"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Decodes, aggregates, conversions, if statements, lookup functions……</w:t>
            </w:r>
          </w:p>
        </w:tc>
        <w:tc>
          <w:tcPr>
            <w:tcW w:w="90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Value to use in target field when source field is null</w:t>
            </w:r>
          </w:p>
        </w:tc>
        <w:tc>
          <w:tcPr>
            <w:tcW w:w="255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 xml:space="preserve">Used to document Not null, value if looked up, upper case, </w:t>
            </w:r>
            <w:proofErr w:type="spellStart"/>
            <w:r w:rsidRPr="00663F12">
              <w:rPr>
                <w:rFonts w:cs="Arial"/>
                <w:bCs/>
                <w:szCs w:val="16"/>
              </w:rPr>
              <w:t>pk</w:t>
            </w:r>
            <w:proofErr w:type="spellEnd"/>
            <w:r w:rsidRPr="00663F12">
              <w:rPr>
                <w:rFonts w:cs="Arial"/>
                <w:bCs/>
                <w:szCs w:val="16"/>
              </w:rPr>
              <w:t xml:space="preserve">, </w:t>
            </w:r>
            <w:proofErr w:type="spellStart"/>
            <w:r w:rsidRPr="00663F12">
              <w:rPr>
                <w:rFonts w:cs="Arial"/>
                <w:bCs/>
                <w:szCs w:val="16"/>
              </w:rPr>
              <w:t>fk</w:t>
            </w:r>
            <w:proofErr w:type="spellEnd"/>
            <w:r w:rsidRPr="00663F12">
              <w:rPr>
                <w:rFonts w:cs="Arial"/>
                <w:bCs/>
                <w:szCs w:val="16"/>
              </w:rPr>
              <w:t xml:space="preserve">, </w:t>
            </w:r>
            <w:proofErr w:type="spellStart"/>
            <w:r w:rsidRPr="00663F12">
              <w:rPr>
                <w:rFonts w:cs="Arial"/>
                <w:bCs/>
                <w:szCs w:val="16"/>
              </w:rPr>
              <w:t>etc</w:t>
            </w:r>
            <w:proofErr w:type="spellEnd"/>
            <w:r w:rsidRPr="00663F12">
              <w:rPr>
                <w:rFonts w:cs="Arial"/>
                <w:bCs/>
                <w:szCs w:val="16"/>
              </w:rPr>
              <w:t>…comments, issues</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Order</w:t>
            </w: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Order_Id</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Order_Header</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Order_Number</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IDENTITY(1,1)</w:t>
            </w:r>
          </w:p>
        </w:tc>
        <w:tc>
          <w:tcPr>
            <w:tcW w:w="255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Order_Date</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DATETIME</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Order_Header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Order_Date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DATETIME</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Order_date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DATETIME</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Emp_Id</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Order_Header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Sales_Staff_Code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Sales_rep</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Finance_Code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VARCHAR(10)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Fin_code_id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Order_Method_Code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Order_Header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Oder_Method_Code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ÌNT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Order_Header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Cust_Id_Id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Cust_id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Region</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Region</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Status</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VARCHAR(10)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Training</w:t>
            </w: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Training_Id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Course</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VARCHAR(30)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Go_training</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Course</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Pos_Numb</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Go_training</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IDENTITY(1,1)</w:t>
            </w: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Address1</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Address1</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Address2</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Address2</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City</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VARCHAR(40)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City</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NVARCHAR(40)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Region</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Region</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Postal_Zone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VARCHAR(10)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Postal_Zone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NVARCHAR(10)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Country_Code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Counrty_Code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Active_Indicator</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BOOL</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Active_Indicator</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BIT(1)</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Retailer</w:t>
            </w: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Retaielr_Code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Retailer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IDENTITY(1,1)</w:t>
            </w: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Company_Name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Retailer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Company_Name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Retailer_Type_Code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Retailer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Retailer_Type_Code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Department</w:t>
            </w: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Department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IDENTITY(1,1)</w:t>
            </w: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 xml:space="preserve"> 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Department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Dept_Head_Id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Department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Dept_head_id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Branch</w:t>
            </w: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Branch_Code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IDENTITY(1,1)</w:t>
            </w: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Adress1</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Address1</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Adress2</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Address2</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City</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VARCHAR(40)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City</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NVARCHAR(40)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Region</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Region</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Postal_Zone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VARCHAR(10)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Postal_zone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NVARCHAR(10)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Department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Country_Code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Country_code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IDENTITY(1,1)</w:t>
            </w: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Fname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Fname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Lname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Lname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Adress</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Adress</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City</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VARCHAR(40)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City</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State</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State</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Zip</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VARCHAR(40)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Zip</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Phone</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Phone</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Company_Name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Company_Name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Type</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CHAR</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Type</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CHAR</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Discount</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FLOAT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Discount</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Max_Quantity_Order</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Max_quantity_order</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Bonus</w:t>
            </w: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Bonus_Id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IDENTITY(1,1)</w:t>
            </w: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Bonus_Date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DATE</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Bonus</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Bonus_date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DATETIME</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Bonus_Amo</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FLOAT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Bonus</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Bomus_amo</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NUM</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Emp_Id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Bonus</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Emp_id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NUM</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w:t>
            </w: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Product_Number</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IDENTITY(1,1)</w:t>
            </w:r>
          </w:p>
        </w:tc>
        <w:tc>
          <w:tcPr>
            <w:tcW w:w="255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Product_number</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Introduction_Date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DATETIME</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Introduction_date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DATETIME</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Product_Type_Id</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category</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VARCHAR(1)</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Product_type_code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Production_Cost</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FLOAT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Production_cost</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FLOAT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Margin</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FLOAT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Margin</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FLOAT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Product_Image</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Picture_name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Product_image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VARCHAR(150)</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Product_Name</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name</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Product_Description</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description</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Product_Size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Prod_size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Product_Color</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color</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bl>
    <w:p w:rsidR="002D606B" w:rsidRPr="00C9036B" w:rsidRDefault="002D606B" w:rsidP="002D606B">
      <w:pPr>
        <w:rPr>
          <w:rFonts w:ascii="Arial" w:hAnsi="Arial" w:cs="Arial"/>
        </w:rPr>
      </w:pPr>
    </w:p>
    <w:p w:rsidR="002D606B" w:rsidRDefault="002D606B" w:rsidP="002D606B"/>
    <w:p w:rsidR="002D606B" w:rsidRDefault="002D606B" w:rsidP="002D606B"/>
    <w:p w:rsidR="002D606B" w:rsidRPr="00F5061B" w:rsidRDefault="002D606B" w:rsidP="002D606B"/>
    <w:p w:rsidR="002D606B" w:rsidRDefault="002D606B" w:rsidP="002D606B">
      <w:pPr>
        <w:sectPr w:rsidR="002D606B" w:rsidSect="00296D27">
          <w:pgSz w:w="16839" w:h="11907" w:orient="landscape" w:code="9"/>
          <w:pgMar w:top="1440" w:right="1440" w:bottom="1440" w:left="1440" w:header="708" w:footer="708" w:gutter="0"/>
          <w:cols w:space="708"/>
          <w:docGrid w:linePitch="360"/>
        </w:sectPr>
      </w:pPr>
    </w:p>
    <w:p w:rsidR="002D606B" w:rsidRDefault="002D606B" w:rsidP="002D606B">
      <w:pPr>
        <w:pStyle w:val="Kop1"/>
        <w:spacing w:before="240" w:after="0" w:line="259" w:lineRule="auto"/>
        <w:contextualSpacing w:val="0"/>
      </w:pPr>
      <w:bookmarkStart w:id="120" w:name="_Toc509826175"/>
      <w:r>
        <w:lastRenderedPageBreak/>
        <w:t>Aanpak</w:t>
      </w:r>
      <w:bookmarkEnd w:id="120"/>
    </w:p>
    <w:p w:rsidR="00296D27" w:rsidRDefault="00296D27" w:rsidP="00296D27">
      <w:r>
        <w:t xml:space="preserve">Op basis van de </w:t>
      </w:r>
      <w:proofErr w:type="spellStart"/>
      <w:r>
        <w:t>datadictionary</w:t>
      </w:r>
      <w:proofErr w:type="spellEnd"/>
      <w:r>
        <w:t xml:space="preserve"> en het RIM is er een database voor Outdoor Paradise gebouwd. Om de data</w:t>
      </w:r>
      <w:r w:rsidR="00914860">
        <w:t xml:space="preserve"> naar deze database te migreren wordt er </w:t>
      </w:r>
      <w:r>
        <w:t xml:space="preserve">gebruik </w:t>
      </w:r>
      <w:r w:rsidR="00914860">
        <w:t xml:space="preserve">gemaakt </w:t>
      </w:r>
      <w:r>
        <w:t xml:space="preserve">van SQL Server </w:t>
      </w:r>
      <w:proofErr w:type="spellStart"/>
      <w:r>
        <w:t>Intergration</w:t>
      </w:r>
      <w:proofErr w:type="spellEnd"/>
      <w:r>
        <w:t xml:space="preserve"> Services als ETL Tool. De </w:t>
      </w:r>
      <w:proofErr w:type="spellStart"/>
      <w:r>
        <w:t>mapping</w:t>
      </w:r>
      <w:proofErr w:type="spellEnd"/>
      <w:r>
        <w:t xml:space="preserve"> tabellen worden gebruikt tijdens de migratie als controlestap, zodat de juiste data naar de juiste tabel wordt gemigreerd. In Excel wordt er een tabel met alle tabelnamen van de database aangemaakt. Zodra de datamigratie van een tabel is afgerond, wordt deze gecheckt in het Excelbestand. Op deze manier worden er geen tabellen overgeslagen of dubbel gemigreerd. Na het afronden van een migratie worden de eerste twintig waardes uit de tabel vergeleken met de brongegevens om een correcte datamigratie te waarborgen.</w:t>
      </w:r>
    </w:p>
    <w:p w:rsidR="002D606B" w:rsidRPr="00647150" w:rsidRDefault="002D606B" w:rsidP="002D606B"/>
    <w:p w:rsidR="002D606B" w:rsidRPr="00647150" w:rsidRDefault="002D606B" w:rsidP="002D606B">
      <w:pPr>
        <w:pStyle w:val="Kop1"/>
        <w:spacing w:before="240" w:after="0" w:line="259" w:lineRule="auto"/>
        <w:contextualSpacing w:val="0"/>
        <w:rPr>
          <w:shd w:val="clear" w:color="auto" w:fill="FFFFFF"/>
        </w:rPr>
      </w:pPr>
      <w:bookmarkStart w:id="121" w:name="_Toc509826176"/>
      <w:r>
        <w:rPr>
          <w:shd w:val="clear" w:color="auto" w:fill="FFFFFF"/>
        </w:rPr>
        <w:t>Testen</w:t>
      </w:r>
      <w:bookmarkEnd w:id="121"/>
    </w:p>
    <w:p w:rsidR="002D606B" w:rsidRPr="00647150" w:rsidRDefault="002D606B" w:rsidP="002D606B">
      <w:r w:rsidRPr="00647150">
        <w:t>We kunnen de migratie op een aantal verschillende manieren testen. Bijvoorbeeld door:</w:t>
      </w:r>
    </w:p>
    <w:p w:rsidR="002D606B" w:rsidRPr="00647150" w:rsidRDefault="002D606B" w:rsidP="002D606B">
      <w:pPr>
        <w:pStyle w:val="Lijstalinea"/>
        <w:numPr>
          <w:ilvl w:val="0"/>
          <w:numId w:val="18"/>
        </w:numPr>
        <w:spacing w:before="0" w:line="276" w:lineRule="auto"/>
      </w:pPr>
      <w:r w:rsidRPr="00647150">
        <w:t>De eisen aan het nieuwe systeem nog een keer doornemen en testen op het systeem door de eisen in praktijk uit te voeren voor zover dit mogelijk is.</w:t>
      </w:r>
    </w:p>
    <w:p w:rsidR="002D606B" w:rsidRDefault="002D606B" w:rsidP="002D606B">
      <w:pPr>
        <w:pStyle w:val="Lijstalinea"/>
        <w:numPr>
          <w:ilvl w:val="0"/>
          <w:numId w:val="18"/>
        </w:numPr>
        <w:spacing w:before="0" w:line="276" w:lineRule="auto"/>
      </w:pPr>
      <w:r w:rsidRPr="00647150">
        <w:t xml:space="preserve">Test data te gebruiken om alle relaties, </w:t>
      </w:r>
      <w:proofErr w:type="spellStart"/>
      <w:r w:rsidRPr="00647150">
        <w:t>constra</w:t>
      </w:r>
      <w:r>
        <w:t>ints</w:t>
      </w:r>
      <w:proofErr w:type="spellEnd"/>
      <w:r>
        <w:t xml:space="preserve"> en triggers te controleren</w:t>
      </w:r>
    </w:p>
    <w:p w:rsidR="002D606B" w:rsidRDefault="002D606B" w:rsidP="002D606B">
      <w:pPr>
        <w:pStyle w:val="Lijstalinea"/>
        <w:numPr>
          <w:ilvl w:val="0"/>
          <w:numId w:val="18"/>
        </w:numPr>
        <w:spacing w:before="0" w:line="276" w:lineRule="auto"/>
      </w:pPr>
      <w:proofErr w:type="spellStart"/>
      <w:r>
        <w:t>Domeincontrolles</w:t>
      </w:r>
      <w:proofErr w:type="spellEnd"/>
      <w:r>
        <w:t xml:space="preserve">: Met </w:t>
      </w:r>
      <w:proofErr w:type="spellStart"/>
      <w:r>
        <w:t>domeincontrolles</w:t>
      </w:r>
      <w:proofErr w:type="spellEnd"/>
      <w:r>
        <w:t xml:space="preserve"> controleren we of de waardes die we migreren wel geldig zijn.</w:t>
      </w:r>
    </w:p>
    <w:p w:rsidR="002D606B" w:rsidRDefault="002D606B" w:rsidP="002D606B">
      <w:pPr>
        <w:pStyle w:val="Lijstalinea"/>
        <w:numPr>
          <w:ilvl w:val="0"/>
          <w:numId w:val="18"/>
        </w:numPr>
        <w:spacing w:before="0" w:line="276" w:lineRule="auto"/>
      </w:pPr>
      <w:proofErr w:type="spellStart"/>
      <w:r>
        <w:t>Bedrijfsregelcontrolles</w:t>
      </w:r>
      <w:proofErr w:type="spellEnd"/>
      <w:r>
        <w:t>: door te controleren of er geen bedrijfsregels overtreden zijn door de te migreren data, kunnen we bepalen of de kwaliteit van de data goed is.</w:t>
      </w:r>
    </w:p>
    <w:p w:rsidR="002D606B" w:rsidRPr="00006B74" w:rsidRDefault="002D606B" w:rsidP="002D606B">
      <w:pPr>
        <w:pStyle w:val="Lijstalinea"/>
        <w:numPr>
          <w:ilvl w:val="0"/>
          <w:numId w:val="18"/>
        </w:numPr>
        <w:spacing w:before="0" w:line="276" w:lineRule="auto"/>
      </w:pPr>
      <w:r>
        <w:t>Door voor de migratie en na de migratie de som van bepaalde kolommen bij te houden kunnen we controleren of er geen dataverlies/veranderingen plaats gevonden hebben tijdens de migratie.</w:t>
      </w:r>
    </w:p>
    <w:p w:rsidR="002D606B" w:rsidRPr="002D606B" w:rsidRDefault="002D606B"/>
    <w:sectPr w:rsidR="002D606B" w:rsidRPr="002D606B">
      <w:footerReference w:type="default" r:id="rId46"/>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34D2B" w:rsidRDefault="00634D2B" w:rsidP="00C6554A">
      <w:pPr>
        <w:spacing w:before="0" w:after="0" w:line="240" w:lineRule="auto"/>
      </w:pPr>
      <w:r>
        <w:separator/>
      </w:r>
    </w:p>
  </w:endnote>
  <w:endnote w:type="continuationSeparator" w:id="0">
    <w:p w:rsidR="00634D2B" w:rsidRDefault="00634D2B"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8288525"/>
      <w:docPartObj>
        <w:docPartGallery w:val="Page Numbers (Bottom of Page)"/>
        <w:docPartUnique/>
      </w:docPartObj>
    </w:sdtPr>
    <w:sdtContent>
      <w:p w:rsidR="00265CAC" w:rsidRDefault="00265CAC">
        <w:pPr>
          <w:pStyle w:val="Voettekst"/>
        </w:pPr>
        <w:r>
          <w:fldChar w:fldCharType="begin"/>
        </w:r>
        <w:r>
          <w:instrText>PAGE   \* MERGEFORMAT</w:instrText>
        </w:r>
        <w:r>
          <w:fldChar w:fldCharType="separate"/>
        </w:r>
        <w:r w:rsidR="005E02F9">
          <w:rPr>
            <w:noProof/>
          </w:rPr>
          <w:t>15</w:t>
        </w:r>
        <w:r>
          <w:fldChar w:fldCharType="end"/>
        </w:r>
      </w:p>
    </w:sdtContent>
  </w:sdt>
  <w:p w:rsidR="00265CAC" w:rsidRDefault="00265CAC">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5CAC" w:rsidRDefault="00265CAC" w:rsidP="00296D27">
    <w:pPr>
      <w:pStyle w:val="Voettekst"/>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5CAC" w:rsidRDefault="00265CAC">
    <w:pPr>
      <w:pStyle w:val="Voettekst"/>
    </w:pPr>
    <w:r>
      <w:t xml:space="preserve">Page </w:t>
    </w:r>
    <w:r>
      <w:fldChar w:fldCharType="begin"/>
    </w:r>
    <w:r>
      <w:instrText xml:space="preserve"> PAGE  \* Arabic  \* MERGEFORMAT </w:instrText>
    </w:r>
    <w:r>
      <w:fldChar w:fldCharType="separate"/>
    </w:r>
    <w:r>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34D2B" w:rsidRDefault="00634D2B" w:rsidP="00C6554A">
      <w:pPr>
        <w:spacing w:before="0" w:after="0" w:line="240" w:lineRule="auto"/>
      </w:pPr>
      <w:r>
        <w:separator/>
      </w:r>
    </w:p>
  </w:footnote>
  <w:footnote w:type="continuationSeparator" w:id="0">
    <w:p w:rsidR="00634D2B" w:rsidRDefault="00634D2B"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jstopsomteken"/>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1C64A10"/>
    <w:multiLevelType w:val="hybridMultilevel"/>
    <w:tmpl w:val="3F040E12"/>
    <w:lvl w:ilvl="0" w:tplc="6628A090">
      <w:start w:val="3"/>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0A3C59F7"/>
    <w:multiLevelType w:val="hybridMultilevel"/>
    <w:tmpl w:val="E73EEBE4"/>
    <w:lvl w:ilvl="0" w:tplc="23A4D37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3C820A59"/>
    <w:multiLevelType w:val="hybridMultilevel"/>
    <w:tmpl w:val="A8B48BB0"/>
    <w:lvl w:ilvl="0" w:tplc="190C4D7A">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11C5976"/>
    <w:multiLevelType w:val="hybridMultilevel"/>
    <w:tmpl w:val="5E88EA02"/>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19A0F2B"/>
    <w:multiLevelType w:val="hybridMultilevel"/>
    <w:tmpl w:val="E3C0D6CE"/>
    <w:lvl w:ilvl="0" w:tplc="0809000F">
      <w:start w:val="1"/>
      <w:numFmt w:val="decimal"/>
      <w:lvlText w:val="%1."/>
      <w:lvlJc w:val="left"/>
      <w:pPr>
        <w:ind w:left="4470" w:hanging="360"/>
      </w:pPr>
      <w:rPr>
        <w:rFonts w:hint="default"/>
      </w:rPr>
    </w:lvl>
    <w:lvl w:ilvl="1" w:tplc="08090019" w:tentative="1">
      <w:start w:val="1"/>
      <w:numFmt w:val="lowerLetter"/>
      <w:lvlText w:val="%2."/>
      <w:lvlJc w:val="left"/>
      <w:pPr>
        <w:ind w:left="5190" w:hanging="360"/>
      </w:pPr>
    </w:lvl>
    <w:lvl w:ilvl="2" w:tplc="0809001B" w:tentative="1">
      <w:start w:val="1"/>
      <w:numFmt w:val="lowerRoman"/>
      <w:lvlText w:val="%3."/>
      <w:lvlJc w:val="right"/>
      <w:pPr>
        <w:ind w:left="5910" w:hanging="180"/>
      </w:pPr>
    </w:lvl>
    <w:lvl w:ilvl="3" w:tplc="0809000F" w:tentative="1">
      <w:start w:val="1"/>
      <w:numFmt w:val="decimal"/>
      <w:lvlText w:val="%4."/>
      <w:lvlJc w:val="left"/>
      <w:pPr>
        <w:ind w:left="6630" w:hanging="360"/>
      </w:pPr>
    </w:lvl>
    <w:lvl w:ilvl="4" w:tplc="08090019" w:tentative="1">
      <w:start w:val="1"/>
      <w:numFmt w:val="lowerLetter"/>
      <w:lvlText w:val="%5."/>
      <w:lvlJc w:val="left"/>
      <w:pPr>
        <w:ind w:left="7350" w:hanging="360"/>
      </w:pPr>
    </w:lvl>
    <w:lvl w:ilvl="5" w:tplc="0809001B" w:tentative="1">
      <w:start w:val="1"/>
      <w:numFmt w:val="lowerRoman"/>
      <w:lvlText w:val="%6."/>
      <w:lvlJc w:val="right"/>
      <w:pPr>
        <w:ind w:left="8070" w:hanging="180"/>
      </w:pPr>
    </w:lvl>
    <w:lvl w:ilvl="6" w:tplc="0809000F" w:tentative="1">
      <w:start w:val="1"/>
      <w:numFmt w:val="decimal"/>
      <w:lvlText w:val="%7."/>
      <w:lvlJc w:val="left"/>
      <w:pPr>
        <w:ind w:left="8790" w:hanging="360"/>
      </w:pPr>
    </w:lvl>
    <w:lvl w:ilvl="7" w:tplc="08090019" w:tentative="1">
      <w:start w:val="1"/>
      <w:numFmt w:val="lowerLetter"/>
      <w:lvlText w:val="%8."/>
      <w:lvlJc w:val="left"/>
      <w:pPr>
        <w:ind w:left="9510" w:hanging="360"/>
      </w:pPr>
    </w:lvl>
    <w:lvl w:ilvl="8" w:tplc="0809001B" w:tentative="1">
      <w:start w:val="1"/>
      <w:numFmt w:val="lowerRoman"/>
      <w:lvlText w:val="%9."/>
      <w:lvlJc w:val="right"/>
      <w:pPr>
        <w:ind w:left="10230" w:hanging="180"/>
      </w:pPr>
    </w:lvl>
  </w:abstractNum>
  <w:num w:numId="1">
    <w:abstractNumId w:val="9"/>
  </w:num>
  <w:num w:numId="2">
    <w:abstractNumId w:val="8"/>
  </w:num>
  <w:num w:numId="3">
    <w:abstractNumId w:val="8"/>
  </w:num>
  <w:num w:numId="4">
    <w:abstractNumId w:val="9"/>
  </w:num>
  <w:num w:numId="5">
    <w:abstractNumId w:val="15"/>
  </w:num>
  <w:num w:numId="6">
    <w:abstractNumId w:val="10"/>
  </w:num>
  <w:num w:numId="7">
    <w:abstractNumId w:val="13"/>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7"/>
  </w:num>
  <w:num w:numId="18">
    <w:abstractNumId w:val="12"/>
  </w:num>
  <w:num w:numId="19">
    <w:abstractNumId w:val="16"/>
  </w:num>
  <w:num w:numId="20">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s ros">
    <w15:presenceInfo w15:providerId="Windows Live" w15:userId="92e411968f0683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5AE"/>
    <w:rsid w:val="00041513"/>
    <w:rsid w:val="00096425"/>
    <w:rsid w:val="00130DDE"/>
    <w:rsid w:val="00182BE1"/>
    <w:rsid w:val="00222923"/>
    <w:rsid w:val="002554CD"/>
    <w:rsid w:val="00265CAC"/>
    <w:rsid w:val="00293B83"/>
    <w:rsid w:val="00296D27"/>
    <w:rsid w:val="002B4294"/>
    <w:rsid w:val="002D606B"/>
    <w:rsid w:val="00333D0D"/>
    <w:rsid w:val="00360E15"/>
    <w:rsid w:val="0038416A"/>
    <w:rsid w:val="003A290A"/>
    <w:rsid w:val="00400233"/>
    <w:rsid w:val="004060B9"/>
    <w:rsid w:val="00427C70"/>
    <w:rsid w:val="004C049F"/>
    <w:rsid w:val="005000E2"/>
    <w:rsid w:val="005045AE"/>
    <w:rsid w:val="0051193B"/>
    <w:rsid w:val="005467EA"/>
    <w:rsid w:val="005E02F9"/>
    <w:rsid w:val="00634D2B"/>
    <w:rsid w:val="00663F12"/>
    <w:rsid w:val="006A3CE7"/>
    <w:rsid w:val="00721E05"/>
    <w:rsid w:val="00777B89"/>
    <w:rsid w:val="008C32F9"/>
    <w:rsid w:val="008D746B"/>
    <w:rsid w:val="00914860"/>
    <w:rsid w:val="009C1254"/>
    <w:rsid w:val="009E0703"/>
    <w:rsid w:val="00A70ECD"/>
    <w:rsid w:val="00B1265F"/>
    <w:rsid w:val="00B730FF"/>
    <w:rsid w:val="00C6554A"/>
    <w:rsid w:val="00D943DF"/>
    <w:rsid w:val="00EC331C"/>
    <w:rsid w:val="00ED7C44"/>
    <w:rsid w:val="00F624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F26DC33-13FB-45B0-A9F4-E1A8C9DB5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333D0D"/>
    <w:rPr>
      <w:lang w:val="nl-NL"/>
    </w:rPr>
  </w:style>
  <w:style w:type="paragraph" w:styleId="Kop1">
    <w:name w:val="heading 1"/>
    <w:basedOn w:val="Standaard"/>
    <w:next w:val="Standaard"/>
    <w:link w:val="Kop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Kop2">
    <w:name w:val="heading 2"/>
    <w:basedOn w:val="Standaard"/>
    <w:next w:val="Standaard"/>
    <w:link w:val="Kop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Kop3">
    <w:name w:val="heading 3"/>
    <w:basedOn w:val="Standaard"/>
    <w:next w:val="Standaard"/>
    <w:link w:val="Kop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Kop6">
    <w:name w:val="heading 6"/>
    <w:basedOn w:val="Standaard"/>
    <w:next w:val="Standaard"/>
    <w:link w:val="Kop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Kop7">
    <w:name w:val="heading 7"/>
    <w:basedOn w:val="Standaard"/>
    <w:next w:val="Standaard"/>
    <w:link w:val="Kop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Kop8">
    <w:name w:val="heading 8"/>
    <w:basedOn w:val="Standaard"/>
    <w:next w:val="Standaard"/>
    <w:link w:val="Kop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Kop9">
    <w:name w:val="heading 9"/>
    <w:basedOn w:val="Standaard"/>
    <w:next w:val="Standaard"/>
    <w:link w:val="Kop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333D0D"/>
    <w:rPr>
      <w:rFonts w:asciiTheme="majorHAnsi" w:eastAsiaTheme="majorEastAsia" w:hAnsiTheme="majorHAnsi" w:cstheme="majorBidi"/>
      <w:color w:val="007789" w:themeColor="accent1" w:themeShade="BF"/>
      <w:sz w:val="32"/>
    </w:rPr>
  </w:style>
  <w:style w:type="character" w:customStyle="1" w:styleId="Kop2Char">
    <w:name w:val="Kop 2 Char"/>
    <w:basedOn w:val="Standaardalinea-lettertype"/>
    <w:link w:val="Kop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Standaard"/>
    <w:uiPriority w:val="4"/>
    <w:qFormat/>
    <w:rsid w:val="00C6554A"/>
    <w:pPr>
      <w:spacing w:before="0" w:after="0"/>
      <w:jc w:val="center"/>
    </w:pPr>
  </w:style>
  <w:style w:type="paragraph" w:styleId="Lijstopsomteken">
    <w:name w:val="List Bullet"/>
    <w:basedOn w:val="Standaard"/>
    <w:uiPriority w:val="10"/>
    <w:unhideWhenUsed/>
    <w:qFormat/>
    <w:rsid w:val="00C6554A"/>
    <w:pPr>
      <w:numPr>
        <w:numId w:val="4"/>
      </w:numPr>
    </w:pPr>
  </w:style>
  <w:style w:type="paragraph" w:styleId="Titel">
    <w:name w:val="Title"/>
    <w:basedOn w:val="Standaard"/>
    <w:link w:val="Titel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elChar">
    <w:name w:val="Titel Char"/>
    <w:basedOn w:val="Standaardalinea-lettertype"/>
    <w:link w:val="Titel"/>
    <w:uiPriority w:val="2"/>
    <w:rsid w:val="00333D0D"/>
    <w:rPr>
      <w:rFonts w:asciiTheme="majorHAnsi" w:eastAsiaTheme="majorEastAsia" w:hAnsiTheme="majorHAnsi" w:cstheme="majorBidi"/>
      <w:color w:val="007789" w:themeColor="accent1" w:themeShade="BF"/>
      <w:kern w:val="28"/>
      <w:sz w:val="60"/>
    </w:rPr>
  </w:style>
  <w:style w:type="paragraph" w:styleId="Ondertitel">
    <w:name w:val="Subtitle"/>
    <w:basedOn w:val="Standaard"/>
    <w:link w:val="Ondertitel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OndertitelChar">
    <w:name w:val="Ondertitel Char"/>
    <w:basedOn w:val="Standaardalinea-lettertype"/>
    <w:link w:val="Ondertitel"/>
    <w:uiPriority w:val="3"/>
    <w:rsid w:val="00333D0D"/>
    <w:rPr>
      <w:rFonts w:asciiTheme="majorHAnsi" w:eastAsiaTheme="majorEastAsia" w:hAnsiTheme="majorHAnsi" w:cstheme="majorBidi"/>
      <w:caps/>
      <w:sz w:val="26"/>
    </w:rPr>
  </w:style>
  <w:style w:type="paragraph" w:styleId="Voettekst">
    <w:name w:val="footer"/>
    <w:basedOn w:val="Standaard"/>
    <w:link w:val="VoettekstChar"/>
    <w:uiPriority w:val="99"/>
    <w:unhideWhenUsed/>
    <w:rsid w:val="00C6554A"/>
    <w:pPr>
      <w:spacing w:before="0" w:after="0" w:line="240" w:lineRule="auto"/>
      <w:jc w:val="right"/>
    </w:pPr>
    <w:rPr>
      <w:caps/>
    </w:rPr>
  </w:style>
  <w:style w:type="character" w:customStyle="1" w:styleId="VoettekstChar">
    <w:name w:val="Voettekst Char"/>
    <w:basedOn w:val="Standaardalinea-lettertype"/>
    <w:link w:val="Voettekst"/>
    <w:uiPriority w:val="99"/>
    <w:rsid w:val="00C6554A"/>
    <w:rPr>
      <w:caps/>
    </w:rPr>
  </w:style>
  <w:style w:type="paragraph" w:customStyle="1" w:styleId="Photo">
    <w:name w:val="Photo"/>
    <w:basedOn w:val="Standaard"/>
    <w:uiPriority w:val="1"/>
    <w:qFormat/>
    <w:rsid w:val="00C6554A"/>
    <w:pPr>
      <w:spacing w:before="0" w:after="0" w:line="240" w:lineRule="auto"/>
      <w:jc w:val="center"/>
    </w:pPr>
  </w:style>
  <w:style w:type="paragraph" w:styleId="Koptekst">
    <w:name w:val="header"/>
    <w:basedOn w:val="Standaard"/>
    <w:link w:val="KoptekstChar"/>
    <w:uiPriority w:val="99"/>
    <w:unhideWhenUsed/>
    <w:rsid w:val="00C6554A"/>
    <w:pPr>
      <w:spacing w:before="0" w:after="0" w:line="240" w:lineRule="auto"/>
    </w:pPr>
  </w:style>
  <w:style w:type="character" w:customStyle="1" w:styleId="KoptekstChar">
    <w:name w:val="Koptekst Char"/>
    <w:basedOn w:val="Standaardalinea-lettertype"/>
    <w:link w:val="Koptekst"/>
    <w:uiPriority w:val="99"/>
    <w:rsid w:val="00C6554A"/>
    <w:rPr>
      <w:color w:val="595959" w:themeColor="text1" w:themeTint="A6"/>
      <w:sz w:val="20"/>
      <w:szCs w:val="20"/>
      <w:lang w:eastAsia="ja-JP"/>
    </w:rPr>
  </w:style>
  <w:style w:type="paragraph" w:styleId="Lijstnummering">
    <w:name w:val="List Number"/>
    <w:basedOn w:val="Standaard"/>
    <w:uiPriority w:val="11"/>
    <w:unhideWhenUsed/>
    <w:qFormat/>
    <w:rsid w:val="00C6554A"/>
    <w:pPr>
      <w:numPr>
        <w:numId w:val="3"/>
      </w:numPr>
      <w:contextualSpacing/>
    </w:pPr>
  </w:style>
  <w:style w:type="character" w:customStyle="1" w:styleId="Kop3Char">
    <w:name w:val="Kop 3 Char"/>
    <w:basedOn w:val="Standaardalinea-lettertype"/>
    <w:link w:val="Kop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Kop8Char">
    <w:name w:val="Kop 8 Char"/>
    <w:basedOn w:val="Standaardalinea-lettertype"/>
    <w:link w:val="Kop8"/>
    <w:uiPriority w:val="9"/>
    <w:semiHidden/>
    <w:rsid w:val="00C6554A"/>
    <w:rPr>
      <w:rFonts w:asciiTheme="majorHAnsi" w:eastAsiaTheme="majorEastAsia" w:hAnsiTheme="majorHAnsi" w:cstheme="majorBidi"/>
      <w:color w:val="272727" w:themeColor="text1" w:themeTint="D8"/>
      <w:szCs w:val="21"/>
    </w:rPr>
  </w:style>
  <w:style w:type="character" w:customStyle="1" w:styleId="Kop9Char">
    <w:name w:val="Kop 9 Char"/>
    <w:basedOn w:val="Standaardalinea-lettertype"/>
    <w:link w:val="Kop9"/>
    <w:uiPriority w:val="9"/>
    <w:semiHidden/>
    <w:rsid w:val="00C6554A"/>
    <w:rPr>
      <w:rFonts w:asciiTheme="majorHAnsi" w:eastAsiaTheme="majorEastAsia" w:hAnsiTheme="majorHAnsi" w:cstheme="majorBidi"/>
      <w:i/>
      <w:iCs/>
      <w:color w:val="272727" w:themeColor="text1" w:themeTint="D8"/>
      <w:szCs w:val="21"/>
    </w:rPr>
  </w:style>
  <w:style w:type="character" w:styleId="Intensievebenadrukking">
    <w:name w:val="Intense Emphasis"/>
    <w:basedOn w:val="Standaardalinea-lettertype"/>
    <w:uiPriority w:val="21"/>
    <w:semiHidden/>
    <w:unhideWhenUsed/>
    <w:qFormat/>
    <w:rsid w:val="00C6554A"/>
    <w:rPr>
      <w:i/>
      <w:iCs/>
      <w:color w:val="007789" w:themeColor="accent1" w:themeShade="BF"/>
    </w:rPr>
  </w:style>
  <w:style w:type="paragraph" w:styleId="Duidelijkcitaat">
    <w:name w:val="Intense Quote"/>
    <w:basedOn w:val="Standaard"/>
    <w:next w:val="Standaard"/>
    <w:link w:val="Duidelijkcitaat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DuidelijkcitaatChar">
    <w:name w:val="Duidelijk citaat Char"/>
    <w:basedOn w:val="Standaardalinea-lettertype"/>
    <w:link w:val="Duidelijkcitaat"/>
    <w:uiPriority w:val="30"/>
    <w:semiHidden/>
    <w:rsid w:val="00C6554A"/>
    <w:rPr>
      <w:i/>
      <w:iCs/>
      <w:color w:val="007789" w:themeColor="accent1" w:themeShade="BF"/>
    </w:rPr>
  </w:style>
  <w:style w:type="character" w:styleId="Intensieveverwijzing">
    <w:name w:val="Intense Reference"/>
    <w:basedOn w:val="Standaardalinea-lettertype"/>
    <w:uiPriority w:val="32"/>
    <w:semiHidden/>
    <w:unhideWhenUsed/>
    <w:qFormat/>
    <w:rsid w:val="00C6554A"/>
    <w:rPr>
      <w:b/>
      <w:bCs/>
      <w:caps w:val="0"/>
      <w:smallCaps/>
      <w:color w:val="007789" w:themeColor="accent1" w:themeShade="BF"/>
      <w:spacing w:val="5"/>
    </w:rPr>
  </w:style>
  <w:style w:type="paragraph" w:styleId="Bijschrift">
    <w:name w:val="caption"/>
    <w:basedOn w:val="Standaard"/>
    <w:next w:val="Standaard"/>
    <w:uiPriority w:val="35"/>
    <w:semiHidden/>
    <w:unhideWhenUsed/>
    <w:qFormat/>
    <w:rsid w:val="00C6554A"/>
    <w:pPr>
      <w:spacing w:before="0" w:line="240" w:lineRule="auto"/>
    </w:pPr>
    <w:rPr>
      <w:i/>
      <w:iCs/>
      <w:color w:val="4E5B6F" w:themeColor="text2"/>
      <w:szCs w:val="18"/>
    </w:rPr>
  </w:style>
  <w:style w:type="paragraph" w:styleId="Ballontekst">
    <w:name w:val="Balloon Text"/>
    <w:basedOn w:val="Standaard"/>
    <w:link w:val="BallontekstChar"/>
    <w:uiPriority w:val="99"/>
    <w:semiHidden/>
    <w:unhideWhenUsed/>
    <w:rsid w:val="00C6554A"/>
    <w:pPr>
      <w:spacing w:before="0" w:after="0" w:line="240" w:lineRule="auto"/>
    </w:pPr>
    <w:rPr>
      <w:rFonts w:ascii="Segoe UI" w:hAnsi="Segoe UI" w:cs="Segoe UI"/>
      <w:szCs w:val="18"/>
    </w:rPr>
  </w:style>
  <w:style w:type="character" w:customStyle="1" w:styleId="BallontekstChar">
    <w:name w:val="Ballontekst Char"/>
    <w:basedOn w:val="Standaardalinea-lettertype"/>
    <w:link w:val="Ballontekst"/>
    <w:uiPriority w:val="99"/>
    <w:semiHidden/>
    <w:rsid w:val="00C6554A"/>
    <w:rPr>
      <w:rFonts w:ascii="Segoe UI" w:hAnsi="Segoe UI" w:cs="Segoe UI"/>
      <w:szCs w:val="18"/>
    </w:rPr>
  </w:style>
  <w:style w:type="paragraph" w:styleId="Bloktekst">
    <w:name w:val="Block Text"/>
    <w:basedOn w:val="Standaard"/>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Plattetekst3">
    <w:name w:val="Body Text 3"/>
    <w:basedOn w:val="Standaard"/>
    <w:link w:val="Plattetekst3Char"/>
    <w:uiPriority w:val="99"/>
    <w:semiHidden/>
    <w:unhideWhenUsed/>
    <w:rsid w:val="00C6554A"/>
    <w:pPr>
      <w:spacing w:after="120"/>
    </w:pPr>
    <w:rPr>
      <w:szCs w:val="16"/>
    </w:rPr>
  </w:style>
  <w:style w:type="character" w:customStyle="1" w:styleId="Plattetekst3Char">
    <w:name w:val="Platte tekst 3 Char"/>
    <w:basedOn w:val="Standaardalinea-lettertype"/>
    <w:link w:val="Plattetekst3"/>
    <w:uiPriority w:val="99"/>
    <w:semiHidden/>
    <w:rsid w:val="00C6554A"/>
    <w:rPr>
      <w:szCs w:val="16"/>
    </w:rPr>
  </w:style>
  <w:style w:type="paragraph" w:styleId="Plattetekstinspringen3">
    <w:name w:val="Body Text Indent 3"/>
    <w:basedOn w:val="Standaard"/>
    <w:link w:val="Plattetekstinspringen3Char"/>
    <w:uiPriority w:val="99"/>
    <w:semiHidden/>
    <w:unhideWhenUsed/>
    <w:rsid w:val="00C6554A"/>
    <w:pPr>
      <w:spacing w:after="120"/>
      <w:ind w:left="360"/>
    </w:pPr>
    <w:rPr>
      <w:szCs w:val="16"/>
    </w:rPr>
  </w:style>
  <w:style w:type="character" w:customStyle="1" w:styleId="Plattetekstinspringen3Char">
    <w:name w:val="Platte tekst inspringen 3 Char"/>
    <w:basedOn w:val="Standaardalinea-lettertype"/>
    <w:link w:val="Plattetekstinspringen3"/>
    <w:uiPriority w:val="99"/>
    <w:semiHidden/>
    <w:rsid w:val="00C6554A"/>
    <w:rPr>
      <w:szCs w:val="16"/>
    </w:rPr>
  </w:style>
  <w:style w:type="character" w:styleId="Verwijzingopmerking">
    <w:name w:val="annotation reference"/>
    <w:basedOn w:val="Standaardalinea-lettertype"/>
    <w:uiPriority w:val="99"/>
    <w:semiHidden/>
    <w:unhideWhenUsed/>
    <w:rsid w:val="00C6554A"/>
    <w:rPr>
      <w:sz w:val="22"/>
      <w:szCs w:val="16"/>
    </w:rPr>
  </w:style>
  <w:style w:type="paragraph" w:styleId="Tekstopmerking">
    <w:name w:val="annotation text"/>
    <w:basedOn w:val="Standaard"/>
    <w:link w:val="TekstopmerkingChar"/>
    <w:uiPriority w:val="99"/>
    <w:semiHidden/>
    <w:unhideWhenUsed/>
    <w:rsid w:val="00C6554A"/>
    <w:pPr>
      <w:spacing w:line="240" w:lineRule="auto"/>
    </w:pPr>
    <w:rPr>
      <w:szCs w:val="20"/>
    </w:rPr>
  </w:style>
  <w:style w:type="character" w:customStyle="1" w:styleId="TekstopmerkingChar">
    <w:name w:val="Tekst opmerking Char"/>
    <w:basedOn w:val="Standaardalinea-lettertype"/>
    <w:link w:val="Tekstopmerking"/>
    <w:uiPriority w:val="99"/>
    <w:semiHidden/>
    <w:rsid w:val="00C6554A"/>
    <w:rPr>
      <w:szCs w:val="20"/>
    </w:rPr>
  </w:style>
  <w:style w:type="paragraph" w:styleId="Onderwerpvanopmerking">
    <w:name w:val="annotation subject"/>
    <w:basedOn w:val="Tekstopmerking"/>
    <w:next w:val="Tekstopmerking"/>
    <w:link w:val="OnderwerpvanopmerkingChar"/>
    <w:uiPriority w:val="99"/>
    <w:semiHidden/>
    <w:unhideWhenUsed/>
    <w:rsid w:val="00C6554A"/>
    <w:rPr>
      <w:b/>
      <w:bCs/>
    </w:rPr>
  </w:style>
  <w:style w:type="character" w:customStyle="1" w:styleId="OnderwerpvanopmerkingChar">
    <w:name w:val="Onderwerp van opmerking Char"/>
    <w:basedOn w:val="TekstopmerkingChar"/>
    <w:link w:val="Onderwerpvanopmerking"/>
    <w:uiPriority w:val="99"/>
    <w:semiHidden/>
    <w:rsid w:val="00C6554A"/>
    <w:rPr>
      <w:b/>
      <w:bCs/>
      <w:szCs w:val="20"/>
    </w:rPr>
  </w:style>
  <w:style w:type="paragraph" w:styleId="Documentstructuur">
    <w:name w:val="Document Map"/>
    <w:basedOn w:val="Standaard"/>
    <w:link w:val="DocumentstructuurChar"/>
    <w:uiPriority w:val="99"/>
    <w:semiHidden/>
    <w:unhideWhenUsed/>
    <w:rsid w:val="00C6554A"/>
    <w:pPr>
      <w:spacing w:before="0" w:after="0" w:line="240" w:lineRule="auto"/>
    </w:pPr>
    <w:rPr>
      <w:rFonts w:ascii="Segoe UI" w:hAnsi="Segoe UI" w:cs="Segoe UI"/>
      <w:szCs w:val="16"/>
    </w:rPr>
  </w:style>
  <w:style w:type="character" w:customStyle="1" w:styleId="DocumentstructuurChar">
    <w:name w:val="Documentstructuur Char"/>
    <w:basedOn w:val="Standaardalinea-lettertype"/>
    <w:link w:val="Documentstructuur"/>
    <w:uiPriority w:val="99"/>
    <w:semiHidden/>
    <w:rsid w:val="00C6554A"/>
    <w:rPr>
      <w:rFonts w:ascii="Segoe UI" w:hAnsi="Segoe UI" w:cs="Segoe UI"/>
      <w:szCs w:val="16"/>
    </w:rPr>
  </w:style>
  <w:style w:type="paragraph" w:styleId="Eindnoottekst">
    <w:name w:val="endnote text"/>
    <w:basedOn w:val="Standaard"/>
    <w:link w:val="EindnoottekstChar"/>
    <w:uiPriority w:val="99"/>
    <w:semiHidden/>
    <w:unhideWhenUsed/>
    <w:rsid w:val="00C6554A"/>
    <w:pPr>
      <w:spacing w:before="0" w:after="0" w:line="240" w:lineRule="auto"/>
    </w:pPr>
    <w:rPr>
      <w:szCs w:val="20"/>
    </w:rPr>
  </w:style>
  <w:style w:type="character" w:customStyle="1" w:styleId="EindnoottekstChar">
    <w:name w:val="Eindnoottekst Char"/>
    <w:basedOn w:val="Standaardalinea-lettertype"/>
    <w:link w:val="Eindnoottekst"/>
    <w:uiPriority w:val="99"/>
    <w:semiHidden/>
    <w:rsid w:val="00C6554A"/>
    <w:rPr>
      <w:szCs w:val="20"/>
    </w:rPr>
  </w:style>
  <w:style w:type="paragraph" w:styleId="Afzender">
    <w:name w:val="envelope return"/>
    <w:basedOn w:val="Standaard"/>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GevolgdeHyperlink">
    <w:name w:val="FollowedHyperlink"/>
    <w:basedOn w:val="Standaardalinea-lettertype"/>
    <w:uiPriority w:val="99"/>
    <w:semiHidden/>
    <w:unhideWhenUsed/>
    <w:rsid w:val="00C6554A"/>
    <w:rPr>
      <w:color w:val="007789" w:themeColor="accent1" w:themeShade="BF"/>
      <w:u w:val="single"/>
    </w:rPr>
  </w:style>
  <w:style w:type="paragraph" w:styleId="Voetnoottekst">
    <w:name w:val="footnote text"/>
    <w:basedOn w:val="Standaard"/>
    <w:link w:val="VoetnoottekstChar"/>
    <w:uiPriority w:val="99"/>
    <w:semiHidden/>
    <w:unhideWhenUsed/>
    <w:rsid w:val="00C6554A"/>
    <w:pPr>
      <w:spacing w:before="0" w:after="0" w:line="240" w:lineRule="auto"/>
    </w:pPr>
    <w:rPr>
      <w:szCs w:val="20"/>
    </w:rPr>
  </w:style>
  <w:style w:type="character" w:customStyle="1" w:styleId="VoetnoottekstChar">
    <w:name w:val="Voetnoottekst Char"/>
    <w:basedOn w:val="Standaardalinea-lettertype"/>
    <w:link w:val="Voetnoottekst"/>
    <w:uiPriority w:val="99"/>
    <w:semiHidden/>
    <w:rsid w:val="00C6554A"/>
    <w:rPr>
      <w:szCs w:val="20"/>
    </w:rPr>
  </w:style>
  <w:style w:type="character" w:styleId="HTMLCode">
    <w:name w:val="HTML Code"/>
    <w:basedOn w:val="Standaardalinea-lettertype"/>
    <w:uiPriority w:val="99"/>
    <w:semiHidden/>
    <w:unhideWhenUsed/>
    <w:rsid w:val="00C6554A"/>
    <w:rPr>
      <w:rFonts w:ascii="Consolas" w:hAnsi="Consolas"/>
      <w:sz w:val="22"/>
      <w:szCs w:val="20"/>
    </w:rPr>
  </w:style>
  <w:style w:type="character" w:styleId="HTML-toetsenbord">
    <w:name w:val="HTML Keyboard"/>
    <w:basedOn w:val="Standaardalinea-lettertype"/>
    <w:uiPriority w:val="99"/>
    <w:semiHidden/>
    <w:unhideWhenUsed/>
    <w:rsid w:val="00C6554A"/>
    <w:rPr>
      <w:rFonts w:ascii="Consolas" w:hAnsi="Consolas"/>
      <w:sz w:val="22"/>
      <w:szCs w:val="20"/>
    </w:rPr>
  </w:style>
  <w:style w:type="paragraph" w:styleId="HTML-voorafopgemaakt">
    <w:name w:val="HTML Preformatted"/>
    <w:basedOn w:val="Standaard"/>
    <w:link w:val="HTML-voorafopgemaaktChar"/>
    <w:uiPriority w:val="99"/>
    <w:semiHidden/>
    <w:unhideWhenUsed/>
    <w:rsid w:val="00C6554A"/>
    <w:pPr>
      <w:spacing w:before="0" w:after="0" w:line="240" w:lineRule="auto"/>
    </w:pPr>
    <w:rPr>
      <w:rFonts w:ascii="Consolas" w:hAnsi="Consolas"/>
      <w:szCs w:val="20"/>
    </w:rPr>
  </w:style>
  <w:style w:type="character" w:customStyle="1" w:styleId="HTML-voorafopgemaaktChar">
    <w:name w:val="HTML - vooraf opgemaakt Char"/>
    <w:basedOn w:val="Standaardalinea-lettertype"/>
    <w:link w:val="HTML-voorafopgemaakt"/>
    <w:uiPriority w:val="99"/>
    <w:semiHidden/>
    <w:rsid w:val="00C6554A"/>
    <w:rPr>
      <w:rFonts w:ascii="Consolas" w:hAnsi="Consolas"/>
      <w:szCs w:val="20"/>
    </w:rPr>
  </w:style>
  <w:style w:type="character" w:styleId="HTML-schrijfmachine">
    <w:name w:val="HTML Typewriter"/>
    <w:basedOn w:val="Standaardalinea-lettertype"/>
    <w:uiPriority w:val="99"/>
    <w:semiHidden/>
    <w:unhideWhenUsed/>
    <w:rsid w:val="00C6554A"/>
    <w:rPr>
      <w:rFonts w:ascii="Consolas" w:hAnsi="Consolas"/>
      <w:sz w:val="22"/>
      <w:szCs w:val="20"/>
    </w:rPr>
  </w:style>
  <w:style w:type="character" w:styleId="Hyperlink">
    <w:name w:val="Hyperlink"/>
    <w:basedOn w:val="Standaardalinea-lettertype"/>
    <w:uiPriority w:val="99"/>
    <w:unhideWhenUsed/>
    <w:rsid w:val="00C6554A"/>
    <w:rPr>
      <w:color w:val="835D00" w:themeColor="accent3" w:themeShade="80"/>
      <w:u w:val="single"/>
    </w:rPr>
  </w:style>
  <w:style w:type="paragraph" w:styleId="Macrotekst">
    <w:name w:val="macro"/>
    <w:link w:val="Macroteks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kstChar">
    <w:name w:val="Macrotekst Char"/>
    <w:basedOn w:val="Standaardalinea-lettertype"/>
    <w:link w:val="Macrotekst"/>
    <w:uiPriority w:val="99"/>
    <w:semiHidden/>
    <w:rsid w:val="00C6554A"/>
    <w:rPr>
      <w:rFonts w:ascii="Consolas" w:hAnsi="Consolas"/>
      <w:szCs w:val="20"/>
    </w:rPr>
  </w:style>
  <w:style w:type="character" w:styleId="Tekstvantijdelijkeaanduiding">
    <w:name w:val="Placeholder Text"/>
    <w:basedOn w:val="Standaardalinea-lettertype"/>
    <w:uiPriority w:val="99"/>
    <w:semiHidden/>
    <w:rsid w:val="00C6554A"/>
    <w:rPr>
      <w:color w:val="595959" w:themeColor="text1" w:themeTint="A6"/>
    </w:rPr>
  </w:style>
  <w:style w:type="paragraph" w:styleId="Tekstzonderopmaak">
    <w:name w:val="Plain Text"/>
    <w:basedOn w:val="Standaard"/>
    <w:link w:val="TekstzonderopmaakChar"/>
    <w:uiPriority w:val="99"/>
    <w:semiHidden/>
    <w:unhideWhenUsed/>
    <w:rsid w:val="00C6554A"/>
    <w:pPr>
      <w:spacing w:before="0" w:after="0" w:line="240" w:lineRule="auto"/>
    </w:pPr>
    <w:rPr>
      <w:rFonts w:ascii="Consolas" w:hAnsi="Consolas"/>
      <w:szCs w:val="21"/>
    </w:rPr>
  </w:style>
  <w:style w:type="character" w:customStyle="1" w:styleId="TekstzonderopmaakChar">
    <w:name w:val="Tekst zonder opmaak Char"/>
    <w:basedOn w:val="Standaardalinea-lettertype"/>
    <w:link w:val="Tekstzonderopmaak"/>
    <w:uiPriority w:val="99"/>
    <w:semiHidden/>
    <w:rsid w:val="00C6554A"/>
    <w:rPr>
      <w:rFonts w:ascii="Consolas" w:hAnsi="Consolas"/>
      <w:szCs w:val="21"/>
    </w:rPr>
  </w:style>
  <w:style w:type="character" w:customStyle="1" w:styleId="Kop7Char">
    <w:name w:val="Kop 7 Char"/>
    <w:basedOn w:val="Standaardalinea-lettertype"/>
    <w:link w:val="Kop7"/>
    <w:uiPriority w:val="9"/>
    <w:semiHidden/>
    <w:rsid w:val="002554CD"/>
    <w:rPr>
      <w:rFonts w:asciiTheme="majorHAnsi" w:eastAsiaTheme="majorEastAsia" w:hAnsiTheme="majorHAnsi" w:cstheme="majorBidi"/>
      <w:i/>
      <w:iCs/>
      <w:color w:val="004F5B" w:themeColor="accent1" w:themeShade="7F"/>
    </w:rPr>
  </w:style>
  <w:style w:type="character" w:customStyle="1" w:styleId="Kop6Char">
    <w:name w:val="Kop 6 Char"/>
    <w:basedOn w:val="Standaardalinea-lettertype"/>
    <w:link w:val="Kop6"/>
    <w:uiPriority w:val="9"/>
    <w:semiHidden/>
    <w:rsid w:val="002554CD"/>
    <w:rPr>
      <w:rFonts w:asciiTheme="majorHAnsi" w:eastAsiaTheme="majorEastAsia" w:hAnsiTheme="majorHAnsi" w:cstheme="majorBidi"/>
      <w:color w:val="004F5B" w:themeColor="accent1" w:themeShade="7F"/>
    </w:rPr>
  </w:style>
  <w:style w:type="paragraph" w:styleId="Lijstalinea">
    <w:name w:val="List Paragraph"/>
    <w:basedOn w:val="Standaard"/>
    <w:uiPriority w:val="34"/>
    <w:unhideWhenUsed/>
    <w:qFormat/>
    <w:rsid w:val="00096425"/>
    <w:pPr>
      <w:ind w:left="720"/>
      <w:contextualSpacing/>
    </w:pPr>
  </w:style>
  <w:style w:type="paragraph" w:customStyle="1" w:styleId="TableHead">
    <w:name w:val="TableHead"/>
    <w:basedOn w:val="Standaard"/>
    <w:rsid w:val="002D606B"/>
    <w:pPr>
      <w:spacing w:before="60" w:after="40" w:line="240" w:lineRule="auto"/>
    </w:pPr>
    <w:rPr>
      <w:rFonts w:ascii="Arial" w:eastAsia="Times New Roman" w:hAnsi="Arial" w:cs="Times New Roman"/>
      <w:b/>
      <w:color w:val="auto"/>
      <w:sz w:val="20"/>
      <w:szCs w:val="20"/>
      <w:lang w:val="en-US"/>
    </w:rPr>
  </w:style>
  <w:style w:type="paragraph" w:customStyle="1" w:styleId="TableBody">
    <w:name w:val="TableBody"/>
    <w:basedOn w:val="Standaard"/>
    <w:rsid w:val="002D606B"/>
    <w:pPr>
      <w:spacing w:before="60" w:after="40" w:line="240" w:lineRule="auto"/>
    </w:pPr>
    <w:rPr>
      <w:rFonts w:ascii="Arial" w:eastAsia="Times New Roman" w:hAnsi="Arial" w:cs="Times New Roman"/>
      <w:color w:val="auto"/>
      <w:sz w:val="16"/>
      <w:szCs w:val="20"/>
      <w:lang w:val="en-US"/>
    </w:rPr>
  </w:style>
  <w:style w:type="character" w:customStyle="1" w:styleId="Onopgelostemelding1">
    <w:name w:val="Onopgeloste melding1"/>
    <w:basedOn w:val="Standaardalinea-lettertype"/>
    <w:uiPriority w:val="99"/>
    <w:semiHidden/>
    <w:unhideWhenUsed/>
    <w:rsid w:val="002D606B"/>
    <w:rPr>
      <w:color w:val="808080"/>
      <w:shd w:val="clear" w:color="auto" w:fill="E6E6E6"/>
    </w:rPr>
  </w:style>
  <w:style w:type="paragraph" w:styleId="Kopvaninhoudsopgave">
    <w:name w:val="TOC Heading"/>
    <w:basedOn w:val="Kop1"/>
    <w:next w:val="Standaard"/>
    <w:uiPriority w:val="39"/>
    <w:unhideWhenUsed/>
    <w:qFormat/>
    <w:rsid w:val="00296D27"/>
    <w:pPr>
      <w:spacing w:before="240" w:after="0" w:line="259" w:lineRule="auto"/>
      <w:contextualSpacing w:val="0"/>
      <w:outlineLvl w:val="9"/>
    </w:pPr>
    <w:rPr>
      <w:szCs w:val="32"/>
      <w:lang w:eastAsia="nl-NL"/>
    </w:rPr>
  </w:style>
  <w:style w:type="paragraph" w:styleId="Inhopg1">
    <w:name w:val="toc 1"/>
    <w:basedOn w:val="Standaard"/>
    <w:next w:val="Standaard"/>
    <w:autoRedefine/>
    <w:uiPriority w:val="39"/>
    <w:unhideWhenUsed/>
    <w:rsid w:val="00296D27"/>
    <w:pPr>
      <w:spacing w:after="100"/>
    </w:pPr>
  </w:style>
  <w:style w:type="paragraph" w:styleId="Inhopg2">
    <w:name w:val="toc 2"/>
    <w:basedOn w:val="Standaard"/>
    <w:next w:val="Standaard"/>
    <w:autoRedefine/>
    <w:uiPriority w:val="39"/>
    <w:unhideWhenUsed/>
    <w:rsid w:val="00296D2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244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Drawing11.vsdx"/><Relationship Id="rId3" Type="http://schemas.openxmlformats.org/officeDocument/2006/relationships/styles" Target="styles.xml"/><Relationship Id="rId21" Type="http://schemas.openxmlformats.org/officeDocument/2006/relationships/package" Target="embeddings/Microsoft_Visio_Drawing2.vsdx"/><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cloveretl.com/" TargetMode="External"/><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33" Type="http://schemas.openxmlformats.org/officeDocument/2006/relationships/package" Target="embeddings/Microsoft_Visio_Drawing8.vsdx"/><Relationship Id="rId38" Type="http://schemas.openxmlformats.org/officeDocument/2006/relationships/image" Target="media/image16.emf"/><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package" Target="embeddings/Microsoft_Visio_Drawing6.vsdx"/><Relationship Id="rId41" Type="http://schemas.openxmlformats.org/officeDocument/2006/relationships/package" Target="embeddings/Microsoft_Visio_Drawing12.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10.vsdx"/><Relationship Id="rId40" Type="http://schemas.openxmlformats.org/officeDocument/2006/relationships/image" Target="media/image17.emf"/><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package" Target="embeddings/Microsoft_Visio_Drawing3.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theme" Target="theme/theme1.xml"/><Relationship Id="rId10" Type="http://schemas.openxmlformats.org/officeDocument/2006/relationships/hyperlink" Target="https://technet.microsoft.com/en-us/library/dd537533(v=sql.100).aspx" TargetMode="External"/><Relationship Id="rId19" Type="http://schemas.openxmlformats.org/officeDocument/2006/relationships/package" Target="embeddings/Microsoft_Visio_Drawing1.vsdx"/><Relationship Id="rId31" Type="http://schemas.openxmlformats.org/officeDocument/2006/relationships/package" Target="embeddings/Microsoft_Visio_Drawing7.vsdx"/><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ocs.microsoft.com/en-us/sql/integration-services/sql-server-integration-services" TargetMode="External"/><Relationship Id="rId14" Type="http://schemas.openxmlformats.org/officeDocument/2006/relationships/hyperlink" Target="http://apatar.com/" TargetMode="External"/><Relationship Id="rId22" Type="http://schemas.openxmlformats.org/officeDocument/2006/relationships/image" Target="media/image8.emf"/><Relationship Id="rId27" Type="http://schemas.openxmlformats.org/officeDocument/2006/relationships/package" Target="embeddings/Microsoft_Visio_Drawing5.vsdx"/><Relationship Id="rId30" Type="http://schemas.openxmlformats.org/officeDocument/2006/relationships/image" Target="media/image12.emf"/><Relationship Id="rId35" Type="http://schemas.openxmlformats.org/officeDocument/2006/relationships/package" Target="embeddings/Microsoft_Visio_Drawing9.vsdx"/><Relationship Id="rId43" Type="http://schemas.openxmlformats.org/officeDocument/2006/relationships/package" Target="embeddings/Microsoft_Visio_Drawing13.vsdx"/><Relationship Id="rId48" Type="http://schemas.microsoft.com/office/2011/relationships/people" Target="people.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ebruiker\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96F4E0-4C8C-4531-BF23-1EA8D46A9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Template>
  <TotalTime>120</TotalTime>
  <Pages>1</Pages>
  <Words>2788</Words>
  <Characters>15335</Characters>
  <Application>Microsoft Office Word</Application>
  <DocSecurity>0</DocSecurity>
  <Lines>127</Lines>
  <Paragraphs>36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 CroNation</dc:creator>
  <cp:keywords/>
  <dc:description/>
  <cp:lastModifiedBy>Joshua van Ee</cp:lastModifiedBy>
  <cp:revision>9</cp:revision>
  <dcterms:created xsi:type="dcterms:W3CDTF">2018-03-26T08:51:00Z</dcterms:created>
  <dcterms:modified xsi:type="dcterms:W3CDTF">2018-03-27T08:31:00Z</dcterms:modified>
</cp:coreProperties>
</file>
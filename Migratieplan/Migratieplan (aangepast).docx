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el"/>
      </w:pPr>
      <w:r w:rsidRPr="00096425">
        <w:t>Migratieplan</w:t>
      </w:r>
    </w:p>
    <w:p w:rsidR="00C6554A" w:rsidRPr="00096425" w:rsidRDefault="005045AE" w:rsidP="00C6554A">
      <w:pPr>
        <w:pStyle w:val="Ondertitel"/>
      </w:pPr>
      <w:r w:rsidRPr="00096425">
        <w:t>Groep 3c</w:t>
      </w:r>
    </w:p>
    <w:p w:rsidR="005045AE" w:rsidRPr="00096425" w:rsidRDefault="005045AE" w:rsidP="00C6554A">
      <w:pPr>
        <w:pStyle w:val="Ondertitel"/>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Kopvaninhoudsopgave"/>
          </w:pPr>
          <w:r>
            <w:t>Inhoudsopgave</w:t>
          </w:r>
        </w:p>
        <w:p w:rsidR="00296D27" w:rsidRDefault="00296D27">
          <w:pPr>
            <w:pStyle w:val="Inhopg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9C0D35">
          <w:pPr>
            <w:pStyle w:val="Inhopg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9C0D35">
          <w:pPr>
            <w:pStyle w:val="Inhopg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9C0D35">
          <w:pPr>
            <w:pStyle w:val="Inhopg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9C0D35">
          <w:pPr>
            <w:pStyle w:val="Inhopg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9C0D35">
          <w:pPr>
            <w:pStyle w:val="Inhopg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Kop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jstalinea"/>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jstalinea"/>
      </w:pPr>
    </w:p>
    <w:p w:rsidR="00096425" w:rsidRPr="00096425" w:rsidRDefault="00096425" w:rsidP="00096425">
      <w:pPr>
        <w:pStyle w:val="Lijstalinea"/>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jstalinea"/>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jstalinea"/>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jstalinea"/>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jstalinea"/>
      </w:pPr>
    </w:p>
    <w:p w:rsidR="00B730FF" w:rsidRPr="00096425" w:rsidRDefault="009C1254" w:rsidP="00B730FF">
      <w:pPr>
        <w:pStyle w:val="Lijstalinea"/>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Kop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Kop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Kop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Kop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Kop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Kop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5.75pt" o:ole="">
            <v:imagedata r:id="rId16" o:title=""/>
          </v:shape>
          <o:OLEObject Type="Embed" ProgID="Visio.Drawing.15" ShapeID="_x0000_i1025" DrawAspect="Content" ObjectID="_1584269773" r:id="rId17"/>
        </w:object>
      </w:r>
    </w:p>
    <w:p w:rsidR="002D606B" w:rsidRDefault="002D606B" w:rsidP="002D606B">
      <w:r>
        <w:br w:type="page"/>
      </w:r>
    </w:p>
    <w:p w:rsidR="002D606B" w:rsidRDefault="002D606B" w:rsidP="002D606B">
      <w:pPr>
        <w:pStyle w:val="Kop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75pt;height:299.25pt" o:ole="">
            <v:imagedata r:id="rId18" o:title=""/>
          </v:shape>
          <o:OLEObject Type="Embed" ProgID="Visio.Drawing.15" ShapeID="_x0000_i1026" DrawAspect="Content" ObjectID="_1584269774" r:id="rId19"/>
        </w:object>
      </w:r>
    </w:p>
    <w:p w:rsidR="002D606B" w:rsidRDefault="002D606B" w:rsidP="002D606B"/>
    <w:p w:rsidR="002D606B" w:rsidRDefault="002D606B" w:rsidP="002D606B">
      <w:pPr>
        <w:pStyle w:val="Kop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0.75pt;height:258.75pt" o:ole="">
            <v:imagedata r:id="rId20" o:title=""/>
          </v:shape>
          <o:OLEObject Type="Embed" ProgID="Visio.Drawing.15" ShapeID="_x0000_i1027" DrawAspect="Content" ObjectID="_1584269775" r:id="rId21"/>
        </w:object>
      </w:r>
    </w:p>
    <w:p w:rsidR="002D606B" w:rsidRDefault="002D606B" w:rsidP="002D606B">
      <w:r>
        <w:br w:type="page"/>
      </w:r>
    </w:p>
    <w:p w:rsidR="002D606B" w:rsidRDefault="002D606B" w:rsidP="002D606B">
      <w:pPr>
        <w:pStyle w:val="Kop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5pt;height:145.5pt" o:ole="">
            <v:imagedata r:id="rId22" o:title=""/>
          </v:shape>
          <o:OLEObject Type="Embed" ProgID="Visio.Drawing.15" ShapeID="_x0000_i1028" DrawAspect="Content" ObjectID="_1584269776" r:id="rId23"/>
        </w:object>
      </w:r>
    </w:p>
    <w:p w:rsidR="002D606B" w:rsidRDefault="002D606B" w:rsidP="002D606B"/>
    <w:p w:rsidR="002D606B" w:rsidRDefault="002D606B" w:rsidP="002D606B">
      <w:pPr>
        <w:pStyle w:val="Kop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75pt;height:378.75pt" o:ole="">
            <v:imagedata r:id="rId24" o:title=""/>
          </v:shape>
          <o:OLEObject Type="Embed" ProgID="Visio.Drawing.15" ShapeID="_x0000_i1029" DrawAspect="Content" ObjectID="_1584269777" r:id="rId25"/>
        </w:object>
      </w:r>
    </w:p>
    <w:p w:rsidR="002D606B" w:rsidRDefault="002D606B" w:rsidP="002D606B">
      <w:r>
        <w:br w:type="page"/>
      </w:r>
    </w:p>
    <w:p w:rsidR="002D606B" w:rsidRDefault="002D606B" w:rsidP="002D606B">
      <w:pPr>
        <w:pStyle w:val="Kop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7.5pt" o:ole="">
            <v:imagedata r:id="rId26" o:title=""/>
          </v:shape>
          <o:OLEObject Type="Embed" ProgID="Visio.Drawing.15" ShapeID="_x0000_i1030" DrawAspect="Content" ObjectID="_1584269778" r:id="rId27"/>
        </w:object>
      </w:r>
    </w:p>
    <w:p w:rsidR="002D606B" w:rsidRDefault="002D606B" w:rsidP="002D606B"/>
    <w:p w:rsidR="002D606B" w:rsidRDefault="002D606B" w:rsidP="002D606B">
      <w:pPr>
        <w:pStyle w:val="Kop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5pt;height:159pt" o:ole="">
            <v:imagedata r:id="rId28" o:title=""/>
          </v:shape>
          <o:OLEObject Type="Embed" ProgID="Visio.Drawing.15" ShapeID="_x0000_i1031" DrawAspect="Content" ObjectID="_1584269779" r:id="rId29"/>
        </w:object>
      </w:r>
    </w:p>
    <w:p w:rsidR="002D606B" w:rsidRDefault="002D606B" w:rsidP="002D606B">
      <w:r>
        <w:br w:type="page"/>
      </w:r>
    </w:p>
    <w:p w:rsidR="002D606B" w:rsidRDefault="002D606B" w:rsidP="002D606B">
      <w:pPr>
        <w:pStyle w:val="Kop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75pt;height:457.5pt" o:ole="">
            <v:imagedata r:id="rId30" o:title=""/>
          </v:shape>
          <o:OLEObject Type="Embed" ProgID="Visio.Drawing.15" ShapeID="_x0000_i1032" DrawAspect="Content" ObjectID="_1584269780" r:id="rId31"/>
        </w:object>
      </w:r>
    </w:p>
    <w:p w:rsidR="002D606B" w:rsidRPr="005A2DAF" w:rsidRDefault="002D606B" w:rsidP="002D606B"/>
    <w:p w:rsidR="002D606B" w:rsidRDefault="002D606B" w:rsidP="002D606B">
      <w:pPr>
        <w:pStyle w:val="Kop2"/>
      </w:pPr>
      <w:bookmarkStart w:id="27" w:name="_Toc509826169"/>
      <w:r>
        <w:lastRenderedPageBreak/>
        <w:t>Order Item</w:t>
      </w:r>
      <w:bookmarkEnd w:id="27"/>
    </w:p>
    <w:p w:rsidR="002D606B" w:rsidRDefault="00360E15" w:rsidP="002D606B">
      <w:r>
        <w:object w:dxaOrig="11370" w:dyaOrig="8325">
          <v:shape id="_x0000_i1033" type="#_x0000_t75" style="width:450.75pt;height:330pt" o:ole="">
            <v:imagedata r:id="rId32" o:title=""/>
          </v:shape>
          <o:OLEObject Type="Embed" ProgID="Visio.Drawing.15" ShapeID="_x0000_i1033" DrawAspect="Content" ObjectID="_1584269781" r:id="rId33"/>
        </w:object>
      </w:r>
    </w:p>
    <w:p w:rsidR="002D606B" w:rsidRDefault="002D606B" w:rsidP="002D606B">
      <w:pPr>
        <w:pStyle w:val="Kop2"/>
      </w:pPr>
      <w:bookmarkStart w:id="28" w:name="_Toc509826170"/>
      <w:r>
        <w:t>Product Type</w:t>
      </w:r>
      <w:bookmarkEnd w:id="28"/>
    </w:p>
    <w:p w:rsidR="002D606B" w:rsidRDefault="00360E15" w:rsidP="002D606B">
      <w:r>
        <w:object w:dxaOrig="11535" w:dyaOrig="3555">
          <v:shape id="_x0000_i1034" type="#_x0000_t75" style="width:450.75pt;height:138.75pt" o:ole="">
            <v:imagedata r:id="rId34" o:title=""/>
          </v:shape>
          <o:OLEObject Type="Embed" ProgID="Visio.Drawing.15" ShapeID="_x0000_i1034" DrawAspect="Content" ObjectID="_1584269782" r:id="rId35"/>
        </w:object>
      </w:r>
    </w:p>
    <w:p w:rsidR="002D606B" w:rsidRDefault="002D606B" w:rsidP="002D606B">
      <w:pPr>
        <w:pStyle w:val="Kop2"/>
      </w:pPr>
      <w:bookmarkStart w:id="29" w:name="_Toc509826171"/>
      <w:r>
        <w:t>Product Line</w:t>
      </w:r>
      <w:bookmarkEnd w:id="29"/>
    </w:p>
    <w:p w:rsidR="002D606B" w:rsidRDefault="00360E15" w:rsidP="002D606B">
      <w:r>
        <w:object w:dxaOrig="11536" w:dyaOrig="3346">
          <v:shape id="_x0000_i1035" type="#_x0000_t75" style="width:450.75pt;height:130.5pt" o:ole="">
            <v:imagedata r:id="rId36" o:title=""/>
          </v:shape>
          <o:OLEObject Type="Embed" ProgID="Visio.Drawing.15" ShapeID="_x0000_i1035" DrawAspect="Content" ObjectID="_1584269783" r:id="rId37"/>
        </w:object>
      </w:r>
    </w:p>
    <w:p w:rsidR="002D606B" w:rsidRDefault="002D606B" w:rsidP="002D606B">
      <w:pPr>
        <w:pStyle w:val="Kop2"/>
      </w:pPr>
      <w:bookmarkStart w:id="30" w:name="_Toc509826172"/>
      <w:r>
        <w:lastRenderedPageBreak/>
        <w:t>Employee</w:t>
      </w:r>
      <w:bookmarkEnd w:id="30"/>
    </w:p>
    <w:p w:rsidR="002D606B" w:rsidRDefault="00360E15" w:rsidP="002D606B">
      <w:r>
        <w:object w:dxaOrig="15046" w:dyaOrig="14266">
          <v:shape id="_x0000_i1036" type="#_x0000_t75" style="width:450.75pt;height:427.5pt" o:ole="">
            <v:imagedata r:id="rId38" o:title=""/>
          </v:shape>
          <o:OLEObject Type="Embed" ProgID="Visio.Drawing.15" ShapeID="_x0000_i1036" DrawAspect="Content" ObjectID="_1584269784" r:id="rId39"/>
        </w:object>
      </w:r>
    </w:p>
    <w:p w:rsidR="002D606B" w:rsidRDefault="002D606B" w:rsidP="002D606B">
      <w:pPr>
        <w:pStyle w:val="Kop2"/>
      </w:pPr>
      <w:bookmarkStart w:id="31" w:name="_Toc509826173"/>
      <w:r>
        <w:t>Sales Target</w:t>
      </w:r>
      <w:bookmarkEnd w:id="31"/>
    </w:p>
    <w:p w:rsidR="002D606B" w:rsidRDefault="00360E15" w:rsidP="002D606B">
      <w:r>
        <w:object w:dxaOrig="14626" w:dyaOrig="5356">
          <v:shape id="_x0000_i1037" type="#_x0000_t75" style="width:451.5pt;height:165pt" o:ole="">
            <v:imagedata r:id="rId40" o:title=""/>
          </v:shape>
          <o:OLEObject Type="Embed" ProgID="Visio.Drawing.15" ShapeID="_x0000_i1037" DrawAspect="Content" ObjectID="_1584269785" r:id="rId41"/>
        </w:object>
      </w:r>
    </w:p>
    <w:p w:rsidR="002D606B" w:rsidRDefault="002D606B" w:rsidP="002D606B">
      <w:pPr>
        <w:pStyle w:val="Kop2"/>
      </w:pPr>
      <w:bookmarkStart w:id="32" w:name="_Toc509826174"/>
      <w:r>
        <w:lastRenderedPageBreak/>
        <w:t>Position</w:t>
      </w:r>
      <w:bookmarkEnd w:id="32"/>
    </w:p>
    <w:p w:rsidR="002D606B" w:rsidRDefault="005E02F9" w:rsidP="002D606B">
      <w:r>
        <w:object w:dxaOrig="14175" w:dyaOrig="3886">
          <v:shape id="_x0000_i1038" type="#_x0000_t75" style="width:450.75pt;height:123.75pt" o:ole="">
            <v:imagedata r:id="rId42" o:title=""/>
          </v:shape>
          <o:OLEObject Type="Embed" ProgID="Visio.Drawing.15" ShapeID="_x0000_i1038" DrawAspect="Content" ObjectID="_1584269786"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3">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9F23DE"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4" w:author="cas ros" w:date="2018-03-13T11:28:00Z">
              <w:r w:rsidRPr="00663F12">
                <w:rPr>
                  <w:rFonts w:cs="Arial"/>
                  <w:bCs/>
                  <w:szCs w:val="16"/>
                </w:rPr>
                <w:t>i</w:t>
              </w:r>
            </w:ins>
            <w:del w:id="35"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6"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7"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del w:id="38" w:author="cas ros" w:date="2018-03-13T11:23:00Z">
              <w:r w:rsidRPr="00663F12" w:rsidDel="0056224E">
                <w:rPr>
                  <w:rFonts w:ascii="Arial" w:hAnsi="Arial" w:cs="Arial"/>
                  <w:bCs/>
                  <w:sz w:val="16"/>
                  <w:szCs w:val="16"/>
                </w:rPr>
                <w:delText xml:space="preserve"> / </w:delText>
              </w:r>
            </w:del>
            <w:del w:id="39"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0"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1"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ins w:id="42"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3" w:author="cas ros" w:date="2018-03-13T11:28:00Z">
              <w:r w:rsidRPr="00663F12">
                <w:rPr>
                  <w:rFonts w:cs="Arial"/>
                  <w:bCs/>
                  <w:szCs w:val="16"/>
                </w:rPr>
                <w:t>t</w:t>
              </w:r>
            </w:ins>
            <w:del w:id="44"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5" w:author="cas ros" w:date="2018-03-13T11:28:00Z">
              <w:r w:rsidRPr="00663F12">
                <w:rPr>
                  <w:rFonts w:cs="Arial"/>
                  <w:bCs/>
                  <w:szCs w:val="16"/>
                </w:rPr>
                <w:t>l</w:t>
              </w:r>
            </w:ins>
            <w:del w:id="46"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7"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8"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49"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0"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1"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2"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3"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4"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w:t>
            </w:r>
            <w:del w:id="55"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6"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7"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8"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59"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0"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1"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2"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3"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4"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5"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6"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7"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8"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NVARCHAR(30)</w:t>
            </w:r>
            <w:del w:id="69"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0"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1"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2"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3"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4"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5"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6"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7"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8"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79"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0"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1"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2"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3"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4"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5"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6"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7"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8"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89"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0"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1"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2"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3" w:author="cas ros" w:date="2018-03-13T11:27:00Z">
              <w:r w:rsidRPr="00663F12" w:rsidDel="0056224E">
                <w:rPr>
                  <w:rFonts w:cs="Arial"/>
                  <w:bCs/>
                  <w:szCs w:val="16"/>
                </w:rPr>
                <w:delText xml:space="preserve"> / </w:delText>
              </w:r>
            </w:del>
            <w:del w:id="94"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5"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6"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7"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98" w:author="cas ros" w:date="2018-03-13T11:27:00Z">
              <w:r w:rsidRPr="00663F12" w:rsidDel="0056224E">
                <w:rPr>
                  <w:rFonts w:ascii="Arial" w:hAnsi="Arial" w:cs="Arial"/>
                  <w:bCs/>
                  <w:sz w:val="16"/>
                  <w:szCs w:val="16"/>
                </w:rPr>
                <w:delText xml:space="preserve"> / </w:delText>
              </w:r>
            </w:del>
            <w:del w:id="99"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0"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1"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2"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3"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4"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5"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6"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7"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8"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09"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0"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1"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2"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3"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4"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5"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6"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7" w:author="cas ros" w:date="2018-03-13T11:28:00Z">
              <w:r w:rsidRPr="00663F12">
                <w:rPr>
                  <w:rFonts w:cs="Arial"/>
                  <w:bCs/>
                  <w:szCs w:val="16"/>
                </w:rPr>
                <w:t>t</w:t>
              </w:r>
            </w:ins>
            <w:del w:id="118"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122F8D"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Kop1"/>
        <w:spacing w:before="240" w:after="0" w:line="259" w:lineRule="auto"/>
        <w:contextualSpacing w:val="0"/>
      </w:pPr>
      <w:bookmarkStart w:id="119" w:name="_Toc509826175"/>
      <w:r>
        <w:lastRenderedPageBreak/>
        <w:t>Aanpak</w:t>
      </w:r>
      <w:bookmarkEnd w:id="119"/>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Kop1"/>
        <w:spacing w:before="240" w:after="0" w:line="259" w:lineRule="auto"/>
        <w:contextualSpacing w:val="0"/>
        <w:rPr>
          <w:shd w:val="clear" w:color="auto" w:fill="FFFFFF"/>
        </w:rPr>
      </w:pPr>
      <w:bookmarkStart w:id="120" w:name="_Toc509826176"/>
      <w:r>
        <w:rPr>
          <w:shd w:val="clear" w:color="auto" w:fill="FFFFFF"/>
        </w:rPr>
        <w:t>Testen</w:t>
      </w:r>
      <w:bookmarkEnd w:id="120"/>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jstalinea"/>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jstalinea"/>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jstalinea"/>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jstalinea"/>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jstalinea"/>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747137" w:rsidRPr="00747137" w:rsidRDefault="009F23DE" w:rsidP="00747137">
      <w:pPr>
        <w:pStyle w:val="Kop1"/>
        <w:spacing w:before="240" w:after="0" w:line="256" w:lineRule="auto"/>
        <w:rPr>
          <w:shd w:val="clear" w:color="auto" w:fill="FFFFFF"/>
        </w:rPr>
      </w:pPr>
      <w:r>
        <w:rPr>
          <w:shd w:val="clear" w:color="auto" w:fill="FFFFFF"/>
        </w:rPr>
        <w:t>Evaluatie</w:t>
      </w:r>
    </w:p>
    <w:p w:rsidR="00747137" w:rsidRDefault="009F23DE">
      <w:r>
        <w:t xml:space="preserve">Na de migratie hebben we geëvalueerd over wat er goed gegaan is en wat we beter kunnen doen de volgende keer.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te voren goed bestudeerd wordt en </w:t>
      </w:r>
      <w:proofErr w:type="spellStart"/>
      <w:r>
        <w:t>gechecked</w:t>
      </w:r>
      <w:proofErr w:type="spellEnd"/>
      <w:r>
        <w:t xml:space="preserve"> is of de juiste data klaar staat om gemigreerd te worden. Als je achteraf er achter komt dat het niet de juiste data was dan moet je het helemaal proces opnieuw doen </w:t>
      </w:r>
      <w:r>
        <w:lastRenderedPageBreak/>
        <w:t>en dan verlies je veel kostbare tijd. We hebben veel geleerd van de gemaakte fouten.</w:t>
      </w:r>
      <w:r w:rsidR="00747137">
        <w:t xml:space="preserve"> Op de komende pagina’s worden een aantal tabellen doorgenomen van na de migratie.</w:t>
      </w:r>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r w:rsidRPr="00747137">
        <w:rPr>
          <w:i/>
          <w:u w:val="single"/>
        </w:rPr>
        <w:t>Afbeelding 2: Migratietest customer Outdoor Paradise (A&amp;C)</w:t>
      </w:r>
    </w:p>
    <w:p w:rsidR="00747137" w:rsidRDefault="00747137" w:rsidP="00E05977">
      <w:pPr>
        <w:pStyle w:val="Photo"/>
        <w:rPr>
          <w:i/>
          <w:u w:val="single"/>
        </w:rPr>
      </w:pPr>
      <w:r>
        <w:rPr>
          <w:i/>
          <w:noProof/>
          <w:u w:val="single"/>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w:t>
      </w:r>
      <w:r w:rsidR="001D6E3E">
        <w:t>ing 2 is te zien dat</w:t>
      </w:r>
      <w:r>
        <w:t xml:space="preserve"> A&amp;C </w:t>
      </w:r>
      <w:r w:rsidR="001D6E3E">
        <w:t xml:space="preserve">customer </w:t>
      </w:r>
      <w:r>
        <w:t xml:space="preserve">126 </w:t>
      </w:r>
      <w:proofErr w:type="spellStart"/>
      <w:r>
        <w:t>tupels</w:t>
      </w:r>
      <w:proofErr w:type="spellEnd"/>
      <w:r>
        <w:t xml:space="preserve"> bevat. De customer tabel in OP bevat </w:t>
      </w:r>
      <w:r w:rsidR="00E05977">
        <w:t xml:space="preserve">ook 126 </w:t>
      </w:r>
      <w:proofErr w:type="spellStart"/>
      <w:r w:rsidR="00E05977">
        <w:t>tupels</w:t>
      </w:r>
      <w:proofErr w:type="spellEnd"/>
      <w:r w:rsidR="00E05977">
        <w:t>. Dit betekent dat de migratie voor deze tabel succesvol is uitgevoerd.</w:t>
      </w:r>
    </w:p>
    <w:p w:rsidR="00E05977" w:rsidRDefault="00D73AFE" w:rsidP="00D73AFE">
      <w:r>
        <w:br w:type="page"/>
      </w:r>
    </w:p>
    <w:p w:rsidR="00747137" w:rsidRDefault="00E05977" w:rsidP="00747137">
      <w:pPr>
        <w:pStyle w:val="Photo"/>
        <w:jc w:val="left"/>
        <w:rPr>
          <w:b/>
          <w:u w:val="single"/>
        </w:rPr>
      </w:pPr>
      <w:r>
        <w:lastRenderedPageBreak/>
        <w:t xml:space="preserve"> </w:t>
      </w:r>
      <w:r>
        <w:rPr>
          <w:b/>
          <w:u w:val="single"/>
        </w:rPr>
        <w:t xml:space="preserve">Migratie Employee (A&amp;C) </w:t>
      </w:r>
      <w:r w:rsidR="00380B85">
        <w:rPr>
          <w:b/>
          <w:u w:val="single"/>
        </w:rPr>
        <w:t xml:space="preserve">en </w:t>
      </w:r>
      <w:proofErr w:type="spellStart"/>
      <w:r w:rsidR="00380B85">
        <w:rPr>
          <w:b/>
          <w:u w:val="single"/>
        </w:rPr>
        <w:t>Sales_Staff</w:t>
      </w:r>
      <w:proofErr w:type="spellEnd"/>
      <w:r w:rsidR="00380B85">
        <w:rPr>
          <w:b/>
          <w:u w:val="single"/>
        </w:rPr>
        <w:t xml:space="preserve"> (GO) </w:t>
      </w:r>
      <w:r>
        <w:rPr>
          <w:b/>
          <w:u w:val="single"/>
        </w:rPr>
        <w:t>naar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Default="00E05977" w:rsidP="00747137">
      <w:pPr>
        <w:pStyle w:val="Photo"/>
        <w:jc w:val="left"/>
        <w:rPr>
          <w:i/>
          <w:u w:val="single"/>
        </w:rPr>
      </w:pPr>
      <w:r>
        <w:rPr>
          <w:i/>
          <w:u w:val="single"/>
        </w:rPr>
        <w:t>Afbeelding 4: Migratietest employee Outdoor Paradise (A&amp;C)</w:t>
      </w:r>
    </w:p>
    <w:p w:rsidR="00E05977" w:rsidRDefault="00E05977" w:rsidP="00D73AFE">
      <w:pPr>
        <w:pStyle w:val="Photo"/>
      </w:pPr>
      <w:r>
        <w:rPr>
          <w:noProof/>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8">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Default="00E05977" w:rsidP="00747137">
      <w:pPr>
        <w:pStyle w:val="Photo"/>
        <w:jc w:val="left"/>
        <w:rPr>
          <w:i/>
          <w:u w:val="single"/>
        </w:rPr>
      </w:pPr>
      <w:r>
        <w:rPr>
          <w:i/>
          <w:u w:val="single"/>
        </w:rPr>
        <w:t>Afbeelding 5:</w:t>
      </w:r>
      <w:r w:rsidR="00380B85">
        <w:rPr>
          <w:i/>
          <w:u w:val="single"/>
        </w:rPr>
        <w:t xml:space="preserve"> Migratietest employee Outdoor Paradise (GO)</w:t>
      </w:r>
    </w:p>
    <w:p w:rsidR="00E05977" w:rsidRDefault="00380B85" w:rsidP="00380B85">
      <w:pPr>
        <w:pStyle w:val="Photo"/>
      </w:pPr>
      <w:r>
        <w:rPr>
          <w:noProof/>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9">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afbeelding 4</w:t>
      </w:r>
      <w:r w:rsidR="00812B93">
        <w:t xml:space="preserve"> is te zien dat</w:t>
      </w:r>
      <w:r>
        <w:t xml:space="preserve"> A&amp;C </w:t>
      </w:r>
      <w:r w:rsidR="00812B93">
        <w:t xml:space="preserve">employee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OP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Default="00D73AFE" w:rsidP="00380B85">
      <w:pPr>
        <w:pStyle w:val="Photo"/>
        <w:jc w:val="left"/>
        <w:rPr>
          <w:b/>
          <w:u w:val="single"/>
        </w:rPr>
      </w:pPr>
      <w:r>
        <w:rPr>
          <w:b/>
          <w:u w:val="single"/>
        </w:rPr>
        <w:lastRenderedPageBreak/>
        <w:t>Migratie product (A&amp;C) product(GO) naar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Default="00D73AFE" w:rsidP="00380B85">
      <w:pPr>
        <w:pStyle w:val="Photo"/>
        <w:jc w:val="left"/>
        <w:rPr>
          <w:i/>
          <w:u w:val="single"/>
        </w:rPr>
      </w:pPr>
      <w:r>
        <w:rPr>
          <w:i/>
          <w:u w:val="single"/>
        </w:rPr>
        <w:t>Afbeelding 7: Migratietest product Outdoor Paradise (A&amp;C)</w:t>
      </w:r>
    </w:p>
    <w:p w:rsidR="00D73AFE" w:rsidRDefault="00D73AFE" w:rsidP="00D73AFE">
      <w:pPr>
        <w:pStyle w:val="Photo"/>
      </w:pPr>
      <w:r>
        <w:rPr>
          <w:noProof/>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51">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Default="00D73AFE" w:rsidP="00380B85">
      <w:pPr>
        <w:pStyle w:val="Photo"/>
        <w:jc w:val="left"/>
        <w:rPr>
          <w:i/>
          <w:u w:val="single"/>
        </w:rPr>
      </w:pPr>
      <w:r>
        <w:rPr>
          <w:i/>
          <w:u w:val="single"/>
        </w:rPr>
        <w:t>Afbeelding 8: Migratietest product Outdoor Paradise (GO)</w:t>
      </w:r>
    </w:p>
    <w:p w:rsidR="00D73AFE" w:rsidRDefault="00D73AFE" w:rsidP="00D73AFE">
      <w:pPr>
        <w:pStyle w:val="Photo"/>
      </w:pPr>
      <w:r>
        <w:rPr>
          <w:noProof/>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afbeelding 7 is te zien dat A&amp;C product 650 </w:t>
      </w:r>
      <w:proofErr w:type="spellStart"/>
      <w:r>
        <w:t>tupels</w:t>
      </w:r>
      <w:proofErr w:type="spellEnd"/>
      <w:r>
        <w:t xml:space="preserve"> bevat. De tabel PRODUCT uit de Great Outdoor database (afb. 8) bevat 5360 </w:t>
      </w:r>
      <w:proofErr w:type="spellStart"/>
      <w:r>
        <w:t>tupels</w:t>
      </w:r>
      <w:proofErr w:type="spellEnd"/>
      <w:r>
        <w:t xml:space="preserve">. Als vervolgens wordt gekeken naar afbeelding 6, is te zien dat de tabel product van OP 6010 </w:t>
      </w:r>
      <w:proofErr w:type="spellStart"/>
      <w:r>
        <w:t>tupels</w:t>
      </w:r>
      <w:proofErr w:type="spellEnd"/>
      <w:r>
        <w:t xml:space="preserve"> bevat, wat overeen komt met de som van A&amp;C en GO. Dit betekent dat de migratie succesvol is uitgevoerd voor deze tabel.</w:t>
      </w:r>
    </w:p>
    <w:p w:rsidR="009C0D35" w:rsidRDefault="009C0D35">
      <w:r>
        <w:br w:type="page"/>
      </w:r>
    </w:p>
    <w:p w:rsidR="009C0D35" w:rsidRDefault="009C0D35" w:rsidP="009C0D35">
      <w:pPr>
        <w:pStyle w:val="Photo"/>
        <w:jc w:val="left"/>
        <w:rPr>
          <w:b/>
          <w:noProof/>
          <w:u w:val="single"/>
        </w:rPr>
      </w:pPr>
      <w:r w:rsidRPr="009C0D35">
        <w:rPr>
          <w:b/>
          <w:noProof/>
          <w:u w:val="single"/>
        </w:rPr>
        <w:lastRenderedPageBreak/>
        <w:t>Migratietest integriteit Campaign.Discount (OP) en CAMPAIGN.DISCOUNT (GO)</w:t>
      </w:r>
    </w:p>
    <w:p w:rsidR="009C0D35" w:rsidRPr="009C0D35" w:rsidRDefault="009C0D35" w:rsidP="009C0D35">
      <w:pPr>
        <w:pStyle w:val="Photo"/>
        <w:jc w:val="left"/>
        <w:rPr>
          <w:i/>
          <w:noProof/>
          <w:u w:val="single"/>
        </w:rPr>
      </w:pPr>
      <w:r>
        <w:rPr>
          <w:i/>
          <w:noProof/>
          <w:u w:val="single"/>
        </w:rPr>
        <w:t>Afbeelding 9: Integritetistest Campaign.Discount Outdoor Paradise (query)</w:t>
      </w:r>
    </w:p>
    <w:p w:rsidR="009C0D35" w:rsidRDefault="009C0D35" w:rsidP="009C0D35">
      <w:pPr>
        <w:pStyle w:val="Photo"/>
      </w:pPr>
      <w:r>
        <w:rPr>
          <w:noProof/>
        </w:rPr>
        <w:drawing>
          <wp:inline distT="0" distB="0" distL="0" distR="0">
            <wp:extent cx="5486400" cy="4165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 discount query.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6560"/>
                    </a:xfrm>
                    <a:prstGeom prst="rect">
                      <a:avLst/>
                    </a:prstGeom>
                  </pic:spPr>
                </pic:pic>
              </a:graphicData>
            </a:graphic>
          </wp:inline>
        </w:drawing>
      </w:r>
    </w:p>
    <w:p w:rsidR="009C0D35" w:rsidRDefault="009C0D35" w:rsidP="009C0D35">
      <w:pPr>
        <w:pStyle w:val="Photo"/>
        <w:jc w:val="left"/>
      </w:pPr>
    </w:p>
    <w:p w:rsidR="009C0D35" w:rsidRPr="009C0D35" w:rsidRDefault="009C0D35" w:rsidP="009C0D35">
      <w:pPr>
        <w:pStyle w:val="Photo"/>
        <w:jc w:val="left"/>
        <w:rPr>
          <w:i/>
          <w:noProof/>
          <w:u w:val="single"/>
        </w:rPr>
      </w:pPr>
      <w:r>
        <w:rPr>
          <w:i/>
          <w:u w:val="single"/>
        </w:rPr>
        <w:t xml:space="preserve">Afbeelding 10: </w:t>
      </w:r>
      <w:r>
        <w:rPr>
          <w:i/>
          <w:noProof/>
          <w:u w:val="single"/>
        </w:rPr>
        <w:t>Integritetistest Campaign.Discount Outdoor Paradise (results)</w:t>
      </w:r>
    </w:p>
    <w:p w:rsidR="009C0D35" w:rsidRPr="009C0D35" w:rsidRDefault="009C0D35" w:rsidP="009C0D35">
      <w:pPr>
        <w:pStyle w:val="Photo"/>
        <w:jc w:val="left"/>
        <w:rPr>
          <w:i/>
          <w:u w:val="single"/>
        </w:rPr>
      </w:pPr>
    </w:p>
    <w:p w:rsidR="009C0D35" w:rsidRDefault="009C0D35" w:rsidP="009C0D35">
      <w:pPr>
        <w:pStyle w:val="Photo"/>
      </w:pPr>
      <w:r>
        <w:rPr>
          <w:noProof/>
        </w:rPr>
        <w:drawing>
          <wp:inline distT="0" distB="0" distL="0" distR="0">
            <wp:extent cx="1895740" cy="866896"/>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 discount results.PNG"/>
                    <pic:cNvPicPr/>
                  </pic:nvPicPr>
                  <pic:blipFill>
                    <a:blip r:embed="rId54">
                      <a:extLst>
                        <a:ext uri="{28A0092B-C50C-407E-A947-70E740481C1C}">
                          <a14:useLocalDpi xmlns:a14="http://schemas.microsoft.com/office/drawing/2010/main" val="0"/>
                        </a:ext>
                      </a:extLst>
                    </a:blip>
                    <a:stretch>
                      <a:fillRect/>
                    </a:stretch>
                  </pic:blipFill>
                  <pic:spPr>
                    <a:xfrm>
                      <a:off x="0" y="0"/>
                      <a:ext cx="1895740" cy="866896"/>
                    </a:xfrm>
                    <a:prstGeom prst="rect">
                      <a:avLst/>
                    </a:prstGeom>
                  </pic:spPr>
                </pic:pic>
              </a:graphicData>
            </a:graphic>
          </wp:inline>
        </w:drawing>
      </w:r>
    </w:p>
    <w:p w:rsidR="009C0D35" w:rsidRDefault="009C0D35" w:rsidP="009C0D35">
      <w:pPr>
        <w:pStyle w:val="Photo"/>
      </w:pPr>
    </w:p>
    <w:p w:rsidR="009C0D35" w:rsidRDefault="009C0D35" w:rsidP="009C0D35">
      <w:pPr>
        <w:pStyle w:val="Photo"/>
        <w:jc w:val="left"/>
        <w:rPr>
          <w:b/>
          <w:noProof/>
          <w:u w:val="single"/>
        </w:rPr>
      </w:pPr>
      <w:r w:rsidRPr="009C0D35">
        <w:rPr>
          <w:b/>
          <w:noProof/>
          <w:u w:val="single"/>
        </w:rPr>
        <w:t>Migratietest integriteit</w:t>
      </w:r>
      <w:r>
        <w:rPr>
          <w:b/>
          <w:noProof/>
          <w:u w:val="single"/>
        </w:rPr>
        <w:t xml:space="preserve"> Employee.Phone</w:t>
      </w:r>
      <w:r w:rsidRPr="009C0D35">
        <w:rPr>
          <w:b/>
          <w:noProof/>
          <w:u w:val="single"/>
        </w:rPr>
        <w:t xml:space="preserve"> (OP) en</w:t>
      </w:r>
      <w:r>
        <w:rPr>
          <w:b/>
          <w:noProof/>
          <w:u w:val="single"/>
        </w:rPr>
        <w:t xml:space="preserve"> Employee.Phone</w:t>
      </w:r>
      <w:r w:rsidRPr="009C0D35">
        <w:rPr>
          <w:b/>
          <w:noProof/>
          <w:u w:val="single"/>
        </w:rPr>
        <w:t xml:space="preserve"> (</w:t>
      </w:r>
      <w:r>
        <w:rPr>
          <w:b/>
          <w:noProof/>
          <w:u w:val="single"/>
        </w:rPr>
        <w:t>A&amp;C</w:t>
      </w:r>
      <w:r w:rsidRPr="009C0D35">
        <w:rPr>
          <w:b/>
          <w:noProof/>
          <w:u w:val="single"/>
        </w:rPr>
        <w:t>)</w:t>
      </w:r>
    </w:p>
    <w:p w:rsidR="009C0D35" w:rsidRPr="009C0D35" w:rsidRDefault="009C0D35" w:rsidP="009C0D35">
      <w:pPr>
        <w:pStyle w:val="Photo"/>
        <w:jc w:val="left"/>
        <w:rPr>
          <w:i/>
          <w:noProof/>
          <w:u w:val="single"/>
        </w:rPr>
      </w:pPr>
      <w:r>
        <w:rPr>
          <w:i/>
          <w:noProof/>
          <w:u w:val="single"/>
        </w:rPr>
        <w:t>Afbeelding 11: Integriteitstest Employee.Phone Outdoor Paradise (query)</w:t>
      </w:r>
    </w:p>
    <w:p w:rsidR="009C0D35" w:rsidRDefault="009C0D35" w:rsidP="009C0D35">
      <w:pPr>
        <w:pStyle w:val="Photo"/>
      </w:pPr>
      <w:r>
        <w:rPr>
          <w:noProof/>
        </w:rPr>
        <w:drawing>
          <wp:inline distT="0" distB="0" distL="0" distR="0">
            <wp:extent cx="4086795" cy="50489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phone query.PNG"/>
                    <pic:cNvPicPr/>
                  </pic:nvPicPr>
                  <pic:blipFill>
                    <a:blip r:embed="rId55">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9C0D35" w:rsidRDefault="009C0D35" w:rsidP="009C0D35">
      <w:pPr>
        <w:pStyle w:val="Photo"/>
      </w:pPr>
    </w:p>
    <w:p w:rsidR="009C0D35" w:rsidRPr="009C0D35" w:rsidRDefault="009C0D35" w:rsidP="009C0D35">
      <w:pPr>
        <w:pStyle w:val="Photo"/>
        <w:jc w:val="left"/>
        <w:rPr>
          <w:i/>
          <w:u w:val="single"/>
        </w:rPr>
      </w:pPr>
      <w:r>
        <w:rPr>
          <w:i/>
          <w:u w:val="single"/>
        </w:rPr>
        <w:t xml:space="preserve">Afbeelding 12: Integriteitstest </w:t>
      </w:r>
      <w:proofErr w:type="spellStart"/>
      <w:r>
        <w:rPr>
          <w:i/>
          <w:u w:val="single"/>
        </w:rPr>
        <w:t>Employee.Phone</w:t>
      </w:r>
      <w:proofErr w:type="spellEnd"/>
      <w:r>
        <w:rPr>
          <w:i/>
          <w:u w:val="single"/>
        </w:rPr>
        <w:t xml:space="preserve"> Outdoor Paradise (</w:t>
      </w:r>
      <w:proofErr w:type="spellStart"/>
      <w:r>
        <w:rPr>
          <w:i/>
          <w:u w:val="single"/>
        </w:rPr>
        <w:t>results</w:t>
      </w:r>
      <w:proofErr w:type="spellEnd"/>
      <w:r>
        <w:rPr>
          <w:i/>
          <w:u w:val="single"/>
        </w:rPr>
        <w:t xml:space="preserve">) </w:t>
      </w:r>
    </w:p>
    <w:p w:rsidR="009C0D35" w:rsidRDefault="009C0D35" w:rsidP="009C0D35">
      <w:pPr>
        <w:pStyle w:val="Photo"/>
      </w:pPr>
      <w:r>
        <w:rPr>
          <w:noProof/>
        </w:rPr>
        <w:drawing>
          <wp:inline distT="0" distB="0" distL="0" distR="0">
            <wp:extent cx="1457528" cy="866896"/>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loyee phone results.PNG"/>
                    <pic:cNvPicPr/>
                  </pic:nvPicPr>
                  <pic:blipFill>
                    <a:blip r:embed="rId56">
                      <a:extLst>
                        <a:ext uri="{28A0092B-C50C-407E-A947-70E740481C1C}">
                          <a14:useLocalDpi xmlns:a14="http://schemas.microsoft.com/office/drawing/2010/main" val="0"/>
                        </a:ext>
                      </a:extLst>
                    </a:blip>
                    <a:stretch>
                      <a:fillRect/>
                    </a:stretch>
                  </pic:blipFill>
                  <pic:spPr>
                    <a:xfrm>
                      <a:off x="0" y="0"/>
                      <a:ext cx="1457528" cy="866896"/>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jc w:val="left"/>
        <w:rPr>
          <w:b/>
          <w:noProof/>
          <w:u w:val="single"/>
        </w:rPr>
      </w:pPr>
      <w:r w:rsidRPr="009C0D35">
        <w:rPr>
          <w:b/>
          <w:noProof/>
          <w:u w:val="single"/>
        </w:rPr>
        <w:t>Migratietest integriteit</w:t>
      </w:r>
      <w:r>
        <w:rPr>
          <w:b/>
          <w:noProof/>
          <w:u w:val="single"/>
        </w:rPr>
        <w:t xml:space="preserve"> Employee.Salary</w:t>
      </w:r>
      <w:r w:rsidRPr="009C0D35">
        <w:rPr>
          <w:b/>
          <w:noProof/>
          <w:u w:val="single"/>
        </w:rPr>
        <w:t xml:space="preserve"> (OP) en</w:t>
      </w:r>
      <w:r>
        <w:rPr>
          <w:b/>
          <w:noProof/>
          <w:u w:val="single"/>
        </w:rPr>
        <w:t xml:space="preserve"> Employee.Salary</w:t>
      </w:r>
      <w:r w:rsidRPr="009C0D35">
        <w:rPr>
          <w:b/>
          <w:noProof/>
          <w:u w:val="single"/>
        </w:rPr>
        <w:t xml:space="preserve"> (</w:t>
      </w:r>
      <w:r>
        <w:rPr>
          <w:b/>
          <w:noProof/>
          <w:u w:val="single"/>
        </w:rPr>
        <w:t>A&amp;C</w:t>
      </w:r>
      <w:r w:rsidRPr="009C0D35">
        <w:rPr>
          <w:b/>
          <w:noProof/>
          <w:u w:val="single"/>
        </w:rPr>
        <w:t>)</w:t>
      </w:r>
    </w:p>
    <w:p w:rsidR="009C0D35" w:rsidRPr="009C0D35" w:rsidRDefault="009C0D35" w:rsidP="009C0D35">
      <w:pPr>
        <w:pStyle w:val="Photo"/>
        <w:jc w:val="left"/>
        <w:rPr>
          <w:i/>
          <w:noProof/>
          <w:u w:val="single"/>
        </w:rPr>
      </w:pPr>
      <w:r>
        <w:rPr>
          <w:i/>
          <w:noProof/>
          <w:u w:val="single"/>
        </w:rPr>
        <w:t>Afbeelding 13: Integriteitstest Employee.Salary Outdoor paradise (query)</w:t>
      </w:r>
    </w:p>
    <w:p w:rsidR="009C0D35" w:rsidRDefault="009C0D35" w:rsidP="009C0D35">
      <w:pPr>
        <w:pStyle w:val="Photo"/>
      </w:pPr>
      <w:r>
        <w:rPr>
          <w:noProof/>
        </w:rPr>
        <w:drawing>
          <wp:inline distT="0" distB="0" distL="0" distR="0">
            <wp:extent cx="4182059" cy="533474"/>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salary query.PNG"/>
                    <pic:cNvPicPr/>
                  </pic:nvPicPr>
                  <pic:blipFill>
                    <a:blip r:embed="rId57">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inline>
        </w:drawing>
      </w:r>
    </w:p>
    <w:p w:rsidR="009C0D35" w:rsidRDefault="009C0D35" w:rsidP="009C0D35">
      <w:pPr>
        <w:pStyle w:val="Photo"/>
      </w:pPr>
    </w:p>
    <w:p w:rsidR="009C0D35" w:rsidRPr="009C0D35" w:rsidRDefault="000517BB" w:rsidP="009C0D35">
      <w:pPr>
        <w:pStyle w:val="Photo"/>
        <w:jc w:val="left"/>
        <w:rPr>
          <w:i/>
          <w:noProof/>
          <w:u w:val="single"/>
        </w:rPr>
      </w:pPr>
      <w:r>
        <w:rPr>
          <w:i/>
          <w:noProof/>
          <w:u w:val="single"/>
        </w:rPr>
        <w:t>Afbeelding 14</w:t>
      </w:r>
      <w:r w:rsidR="009C0D35">
        <w:rPr>
          <w:i/>
          <w:noProof/>
          <w:u w:val="single"/>
        </w:rPr>
        <w:t>: Integriteitstest Employee.Salary Outdoor paradise (query)</w:t>
      </w:r>
    </w:p>
    <w:p w:rsidR="009C0D35" w:rsidRDefault="009C0D35" w:rsidP="009C0D35">
      <w:pPr>
        <w:pStyle w:val="Photo"/>
      </w:pPr>
      <w:r>
        <w:rPr>
          <w:noProof/>
        </w:rPr>
        <w:drawing>
          <wp:inline distT="0" distB="0" distL="0" distR="0">
            <wp:extent cx="1819529" cy="1181265"/>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salary results.PNG"/>
                    <pic:cNvPicPr/>
                  </pic:nvPicPr>
                  <pic:blipFill>
                    <a:blip r:embed="rId58">
                      <a:extLst>
                        <a:ext uri="{28A0092B-C50C-407E-A947-70E740481C1C}">
                          <a14:useLocalDpi xmlns:a14="http://schemas.microsoft.com/office/drawing/2010/main" val="0"/>
                        </a:ext>
                      </a:extLst>
                    </a:blip>
                    <a:stretch>
                      <a:fillRect/>
                    </a:stretch>
                  </pic:blipFill>
                  <pic:spPr>
                    <a:xfrm>
                      <a:off x="0" y="0"/>
                      <a:ext cx="1819529" cy="1181265"/>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pPr>
    </w:p>
    <w:p w:rsidR="009C0D35" w:rsidRDefault="009C0D35">
      <w:r>
        <w:br w:type="page"/>
      </w:r>
    </w:p>
    <w:p w:rsidR="000517BB" w:rsidRDefault="000517BB" w:rsidP="000517BB">
      <w:pPr>
        <w:pStyle w:val="Photo"/>
        <w:jc w:val="left"/>
        <w:rPr>
          <w:b/>
          <w:noProof/>
          <w:u w:val="single"/>
        </w:rPr>
      </w:pPr>
      <w:r w:rsidRPr="009C0D35">
        <w:rPr>
          <w:b/>
          <w:noProof/>
          <w:u w:val="single"/>
        </w:rPr>
        <w:lastRenderedPageBreak/>
        <w:t>Migratietest integriteit</w:t>
      </w:r>
      <w:r>
        <w:rPr>
          <w:b/>
          <w:noProof/>
          <w:u w:val="single"/>
        </w:rPr>
        <w:t xml:space="preserve"> Product.Product_Name</w:t>
      </w:r>
      <w:r w:rsidRPr="009C0D35">
        <w:rPr>
          <w:b/>
          <w:noProof/>
          <w:u w:val="single"/>
        </w:rPr>
        <w:t xml:space="preserve"> (OP) en</w:t>
      </w:r>
      <w:r>
        <w:rPr>
          <w:b/>
          <w:noProof/>
          <w:u w:val="single"/>
        </w:rPr>
        <w:t xml:space="preserve"> Product.Name</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rPr>
          <w:i/>
          <w:noProof/>
          <w:u w:val="single"/>
        </w:rPr>
      </w:pPr>
      <w:r>
        <w:rPr>
          <w:i/>
          <w:noProof/>
          <w:u w:val="single"/>
        </w:rPr>
        <w:t>Afbeelding 15: Integriteitstest Product.Product_Name Outdoor Paradaise (query)</w:t>
      </w:r>
    </w:p>
    <w:p w:rsidR="000517BB" w:rsidRDefault="000517BB" w:rsidP="000517BB">
      <w:pPr>
        <w:pStyle w:val="Photo"/>
      </w:pPr>
      <w:r>
        <w:rPr>
          <w:noProof/>
        </w:rPr>
        <w:drawing>
          <wp:inline distT="0" distB="0" distL="0" distR="0">
            <wp:extent cx="4296375" cy="552527"/>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 product_name query.PNG"/>
                    <pic:cNvPicPr/>
                  </pic:nvPicPr>
                  <pic:blipFill>
                    <a:blip r:embed="rId59">
                      <a:extLst>
                        <a:ext uri="{28A0092B-C50C-407E-A947-70E740481C1C}">
                          <a14:useLocalDpi xmlns:a14="http://schemas.microsoft.com/office/drawing/2010/main" val="0"/>
                        </a:ext>
                      </a:extLst>
                    </a:blip>
                    <a:stretch>
                      <a:fillRect/>
                    </a:stretch>
                  </pic:blipFill>
                  <pic:spPr>
                    <a:xfrm>
                      <a:off x="0" y="0"/>
                      <a:ext cx="4296375" cy="552527"/>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pPr>
      <w:r>
        <w:rPr>
          <w:i/>
          <w:noProof/>
          <w:u w:val="single"/>
        </w:rPr>
        <w:t xml:space="preserve">Afbeelding </w:t>
      </w:r>
      <w:r>
        <w:rPr>
          <w:i/>
          <w:noProof/>
          <w:u w:val="single"/>
        </w:rPr>
        <w:t>16</w:t>
      </w:r>
      <w:r>
        <w:rPr>
          <w:i/>
          <w:noProof/>
          <w:u w:val="single"/>
        </w:rPr>
        <w:t>: Integriteitstest Product.Product_Name Outdoor Paradaise (</w:t>
      </w:r>
      <w:r>
        <w:rPr>
          <w:i/>
          <w:noProof/>
          <w:u w:val="single"/>
        </w:rPr>
        <w:t>results</w:t>
      </w:r>
      <w:r>
        <w:rPr>
          <w:i/>
          <w:noProof/>
          <w:u w:val="single"/>
        </w:rPr>
        <w:t>)</w:t>
      </w:r>
      <w:r>
        <w:t xml:space="preserve"> </w:t>
      </w:r>
    </w:p>
    <w:p w:rsidR="009C0D35" w:rsidRDefault="000517BB" w:rsidP="000517BB">
      <w:pPr>
        <w:pStyle w:val="Photo"/>
      </w:pPr>
      <w:r>
        <w:rPr>
          <w:noProof/>
        </w:rPr>
        <w:drawing>
          <wp:inline distT="0" distB="0" distL="0" distR="0">
            <wp:extent cx="2057687" cy="619211"/>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product_name results.PNG"/>
                    <pic:cNvPicPr/>
                  </pic:nvPicPr>
                  <pic:blipFill>
                    <a:blip r:embed="rId60">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rPr>
          <w:b/>
          <w:noProof/>
          <w:u w:val="single"/>
        </w:rPr>
      </w:pPr>
      <w:r w:rsidRPr="009C0D35">
        <w:rPr>
          <w:b/>
          <w:noProof/>
          <w:u w:val="single"/>
        </w:rPr>
        <w:t>Migratietest integriteit</w:t>
      </w:r>
      <w:r>
        <w:rPr>
          <w:b/>
          <w:noProof/>
          <w:u w:val="single"/>
        </w:rPr>
        <w:t xml:space="preserve"> Product.Product_</w:t>
      </w:r>
      <w:r>
        <w:rPr>
          <w:b/>
          <w:noProof/>
          <w:u w:val="single"/>
        </w:rPr>
        <w:t>Number</w:t>
      </w:r>
      <w:r w:rsidRPr="009C0D35">
        <w:rPr>
          <w:b/>
          <w:noProof/>
          <w:u w:val="single"/>
        </w:rPr>
        <w:t xml:space="preserve"> (OP) en</w:t>
      </w:r>
      <w:r>
        <w:rPr>
          <w:b/>
          <w:noProof/>
          <w:u w:val="single"/>
        </w:rPr>
        <w:t xml:space="preserve"> Product.</w:t>
      </w:r>
      <w:r>
        <w:rPr>
          <w:b/>
          <w:noProof/>
          <w:u w:val="single"/>
        </w:rPr>
        <w:t>Id</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pPr>
      <w:r>
        <w:rPr>
          <w:i/>
          <w:noProof/>
          <w:u w:val="single"/>
        </w:rPr>
        <w:t xml:space="preserve">Afbeelding </w:t>
      </w:r>
      <w:r>
        <w:rPr>
          <w:i/>
          <w:noProof/>
          <w:u w:val="single"/>
        </w:rPr>
        <w:t>17</w:t>
      </w:r>
      <w:r>
        <w:rPr>
          <w:i/>
          <w:noProof/>
          <w:u w:val="single"/>
        </w:rPr>
        <w:t>: Integriteitstest Product.Product_</w:t>
      </w:r>
      <w:r>
        <w:rPr>
          <w:i/>
          <w:noProof/>
          <w:u w:val="single"/>
        </w:rPr>
        <w:t>Number</w:t>
      </w:r>
      <w:r>
        <w:rPr>
          <w:i/>
          <w:noProof/>
          <w:u w:val="single"/>
        </w:rPr>
        <w:t xml:space="preserve"> Outdoor Paradaise (</w:t>
      </w:r>
      <w:r>
        <w:rPr>
          <w:i/>
          <w:noProof/>
          <w:u w:val="single"/>
        </w:rPr>
        <w:t>query</w:t>
      </w:r>
      <w:r>
        <w:rPr>
          <w:i/>
          <w:noProof/>
          <w:u w:val="single"/>
        </w:rPr>
        <w:t>)</w:t>
      </w:r>
      <w:r>
        <w:t xml:space="preserve"> </w:t>
      </w:r>
    </w:p>
    <w:p w:rsidR="000517BB" w:rsidRDefault="000517BB" w:rsidP="000517BB">
      <w:pPr>
        <w:pStyle w:val="Photo"/>
        <w:rPr>
          <w:b/>
          <w:noProof/>
          <w:u w:val="single"/>
        </w:rPr>
      </w:pPr>
      <w:r>
        <w:rPr>
          <w:b/>
          <w:noProof/>
          <w:u w:val="single"/>
        </w:rPr>
        <w:drawing>
          <wp:inline distT="0" distB="0" distL="0" distR="0">
            <wp:extent cx="4058216" cy="53347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product_number query.PNG"/>
                    <pic:cNvPicPr/>
                  </pic:nvPicPr>
                  <pic:blipFill>
                    <a:blip r:embed="rId61">
                      <a:extLst>
                        <a:ext uri="{28A0092B-C50C-407E-A947-70E740481C1C}">
                          <a14:useLocalDpi xmlns:a14="http://schemas.microsoft.com/office/drawing/2010/main" val="0"/>
                        </a:ext>
                      </a:extLst>
                    </a:blip>
                    <a:stretch>
                      <a:fillRect/>
                    </a:stretch>
                  </pic:blipFill>
                  <pic:spPr>
                    <a:xfrm>
                      <a:off x="0" y="0"/>
                      <a:ext cx="4058216" cy="533474"/>
                    </a:xfrm>
                    <a:prstGeom prst="rect">
                      <a:avLst/>
                    </a:prstGeom>
                  </pic:spPr>
                </pic:pic>
              </a:graphicData>
            </a:graphic>
          </wp:inline>
        </w:drawing>
      </w:r>
    </w:p>
    <w:p w:rsidR="000517BB" w:rsidRDefault="000517BB" w:rsidP="000517BB">
      <w:pPr>
        <w:pStyle w:val="Photo"/>
        <w:rPr>
          <w:b/>
          <w:noProof/>
          <w:u w:val="single"/>
        </w:rPr>
      </w:pPr>
    </w:p>
    <w:p w:rsidR="000517BB" w:rsidRDefault="000517BB" w:rsidP="000517BB">
      <w:pPr>
        <w:pStyle w:val="Photo"/>
        <w:jc w:val="left"/>
      </w:pPr>
      <w:r>
        <w:rPr>
          <w:i/>
          <w:noProof/>
          <w:u w:val="single"/>
        </w:rPr>
        <w:t xml:space="preserve">Afbeelding </w:t>
      </w:r>
      <w:r>
        <w:rPr>
          <w:i/>
          <w:noProof/>
          <w:u w:val="single"/>
        </w:rPr>
        <w:t>18</w:t>
      </w:r>
      <w:r>
        <w:rPr>
          <w:i/>
          <w:noProof/>
          <w:u w:val="single"/>
        </w:rPr>
        <w:t>: Integriteitstest Product.Product_</w:t>
      </w:r>
      <w:r>
        <w:rPr>
          <w:i/>
          <w:noProof/>
          <w:u w:val="single"/>
        </w:rPr>
        <w:t>Number</w:t>
      </w:r>
      <w:r>
        <w:rPr>
          <w:i/>
          <w:noProof/>
          <w:u w:val="single"/>
        </w:rPr>
        <w:t xml:space="preserve"> Outdoor Paradaise (results)</w:t>
      </w:r>
      <w:r>
        <w:t xml:space="preserve"> </w:t>
      </w:r>
    </w:p>
    <w:p w:rsidR="000517BB" w:rsidRDefault="000517BB" w:rsidP="000517BB">
      <w:pPr>
        <w:pStyle w:val="Photo"/>
      </w:pPr>
      <w:r>
        <w:rPr>
          <w:noProof/>
        </w:rPr>
        <w:drawing>
          <wp:inline distT="0" distB="0" distL="0" distR="0">
            <wp:extent cx="1705213" cy="943107"/>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 product_number results.PNG"/>
                    <pic:cNvPicPr/>
                  </pic:nvPicPr>
                  <pic:blipFill>
                    <a:blip r:embed="rId62">
                      <a:extLst>
                        <a:ext uri="{28A0092B-C50C-407E-A947-70E740481C1C}">
                          <a14:useLocalDpi xmlns:a14="http://schemas.microsoft.com/office/drawing/2010/main" val="0"/>
                        </a:ext>
                      </a:extLst>
                    </a:blip>
                    <a:stretch>
                      <a:fillRect/>
                    </a:stretch>
                  </pic:blipFill>
                  <pic:spPr>
                    <a:xfrm>
                      <a:off x="0" y="0"/>
                      <a:ext cx="1705213" cy="943107"/>
                    </a:xfrm>
                    <a:prstGeom prst="rect">
                      <a:avLst/>
                    </a:prstGeom>
                  </pic:spPr>
                </pic:pic>
              </a:graphicData>
            </a:graphic>
          </wp:inline>
        </w:drawing>
      </w:r>
      <w:bookmarkStart w:id="121" w:name="_GoBack"/>
      <w:bookmarkEnd w:id="121"/>
    </w:p>
    <w:p w:rsidR="000517BB" w:rsidRPr="00D73AFE" w:rsidRDefault="000517BB" w:rsidP="000517BB">
      <w:pPr>
        <w:pStyle w:val="Photo"/>
      </w:pPr>
    </w:p>
    <w:sectPr w:rsidR="000517BB" w:rsidRPr="00D73AFE">
      <w:footerReference w:type="default" r:id="rId6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33E" w:rsidRDefault="0074433E" w:rsidP="00C6554A">
      <w:pPr>
        <w:spacing w:before="0" w:after="0" w:line="240" w:lineRule="auto"/>
      </w:pPr>
      <w:r>
        <w:separator/>
      </w:r>
    </w:p>
  </w:endnote>
  <w:endnote w:type="continuationSeparator" w:id="0">
    <w:p w:rsidR="0074433E" w:rsidRDefault="0074433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9C0D35" w:rsidRDefault="009C0D35">
        <w:pPr>
          <w:pStyle w:val="Voettekst"/>
        </w:pPr>
        <w:r>
          <w:fldChar w:fldCharType="begin"/>
        </w:r>
        <w:r>
          <w:instrText>PAGE   \* MERGEFORMAT</w:instrText>
        </w:r>
        <w:r>
          <w:fldChar w:fldCharType="separate"/>
        </w:r>
        <w:r w:rsidR="000517BB">
          <w:rPr>
            <w:noProof/>
          </w:rPr>
          <w:t>19</w:t>
        </w:r>
        <w:r>
          <w:fldChar w:fldCharType="end"/>
        </w:r>
      </w:p>
    </w:sdtContent>
  </w:sdt>
  <w:p w:rsidR="009C0D35" w:rsidRDefault="009C0D3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D35" w:rsidRDefault="009C0D35" w:rsidP="00296D27">
    <w:pPr>
      <w:pStyle w:val="Voettekst"/>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D35" w:rsidRDefault="009C0D35">
    <w:pPr>
      <w:pStyle w:val="Voettekst"/>
    </w:pPr>
    <w:r>
      <w:t xml:space="preserve">Page </w:t>
    </w:r>
    <w:r>
      <w:fldChar w:fldCharType="begin"/>
    </w:r>
    <w:r>
      <w:instrText xml:space="preserve"> PAGE  \* Arabic  \* MERGEFORMAT </w:instrText>
    </w:r>
    <w:r>
      <w:fldChar w:fldCharType="separate"/>
    </w:r>
    <w:r w:rsidR="000517BB">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33E" w:rsidRDefault="0074433E" w:rsidP="00C6554A">
      <w:pPr>
        <w:spacing w:before="0" w:after="0" w:line="240" w:lineRule="auto"/>
      </w:pPr>
      <w:r>
        <w:separator/>
      </w:r>
    </w:p>
  </w:footnote>
  <w:footnote w:type="continuationSeparator" w:id="0">
    <w:p w:rsidR="0074433E" w:rsidRDefault="0074433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517BB"/>
    <w:rsid w:val="00096425"/>
    <w:rsid w:val="00122F8D"/>
    <w:rsid w:val="00130DDE"/>
    <w:rsid w:val="00182BE1"/>
    <w:rsid w:val="001D6E3E"/>
    <w:rsid w:val="00222923"/>
    <w:rsid w:val="002554CD"/>
    <w:rsid w:val="00265CAC"/>
    <w:rsid w:val="00293B83"/>
    <w:rsid w:val="00296D27"/>
    <w:rsid w:val="002B4294"/>
    <w:rsid w:val="002C2661"/>
    <w:rsid w:val="002D606B"/>
    <w:rsid w:val="00333D0D"/>
    <w:rsid w:val="00360E15"/>
    <w:rsid w:val="00380B8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4433E"/>
    <w:rsid w:val="00747137"/>
    <w:rsid w:val="00777B89"/>
    <w:rsid w:val="00812B93"/>
    <w:rsid w:val="008C32F9"/>
    <w:rsid w:val="008D746B"/>
    <w:rsid w:val="009128F9"/>
    <w:rsid w:val="00914860"/>
    <w:rsid w:val="009C0D35"/>
    <w:rsid w:val="009C1254"/>
    <w:rsid w:val="009E0703"/>
    <w:rsid w:val="009F23DE"/>
    <w:rsid w:val="00A70ECD"/>
    <w:rsid w:val="00B1265F"/>
    <w:rsid w:val="00B730FF"/>
    <w:rsid w:val="00C50230"/>
    <w:rsid w:val="00C6554A"/>
    <w:rsid w:val="00D73AFE"/>
    <w:rsid w:val="00D943DF"/>
    <w:rsid w:val="00E05977"/>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8862E"/>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33D0D"/>
    <w:rPr>
      <w:lang w:val="nl-NL"/>
    </w:rPr>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Photo">
    <w:name w:val="Ph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096425"/>
    <w:pPr>
      <w:ind w:left="720"/>
      <w:contextualSpacing/>
    </w:pPr>
  </w:style>
  <w:style w:type="paragraph" w:customStyle="1" w:styleId="TableHead">
    <w:name w:val="TableHead"/>
    <w:basedOn w:val="Standaard"/>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Standaard"/>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Standaardalinea-lettertype"/>
    <w:uiPriority w:val="99"/>
    <w:semiHidden/>
    <w:unhideWhenUsed/>
    <w:rsid w:val="002D606B"/>
    <w:rPr>
      <w:color w:val="808080"/>
      <w:shd w:val="clear" w:color="auto" w:fill="E6E6E6"/>
    </w:rPr>
  </w:style>
  <w:style w:type="paragraph" w:styleId="Kopvaninhoudsopgave">
    <w:name w:val="TOC Heading"/>
    <w:basedOn w:val="Kop1"/>
    <w:next w:val="Standaard"/>
    <w:uiPriority w:val="39"/>
    <w:unhideWhenUsed/>
    <w:qFormat/>
    <w:rsid w:val="00296D27"/>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296D27"/>
    <w:pPr>
      <w:spacing w:after="100"/>
    </w:pPr>
  </w:style>
  <w:style w:type="paragraph" w:styleId="Inhopg2">
    <w:name w:val="toc 2"/>
    <w:basedOn w:val="Standaard"/>
    <w:next w:val="Standaard"/>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package" Target="embeddings/Microsoft_Visio_Drawing12.vsdx"/><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footer" Target="footer2.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footer" Target="footer1.xml"/><Relationship Id="rId52" Type="http://schemas.openxmlformats.org/officeDocument/2006/relationships/image" Target="media/image25.PNG"/><Relationship Id="rId60" Type="http://schemas.openxmlformats.org/officeDocument/2006/relationships/image" Target="media/image33.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image" Target="media/image19.PNG"/><Relationship Id="rId5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7D927-BA05-45C5-BEED-A0561D08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178</TotalTime>
  <Pages>25</Pages>
  <Words>3432</Words>
  <Characters>18880</Characters>
  <Application>Microsoft Office Word</Application>
  <DocSecurity>0</DocSecurity>
  <Lines>157</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Joshua van Ee</cp:lastModifiedBy>
  <cp:revision>16</cp:revision>
  <dcterms:created xsi:type="dcterms:W3CDTF">2018-03-26T08:51:00Z</dcterms:created>
  <dcterms:modified xsi:type="dcterms:W3CDTF">2018-04-03T12:10:00Z</dcterms:modified>
</cp:coreProperties>
</file>
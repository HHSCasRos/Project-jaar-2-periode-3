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el"/>
      </w:pPr>
      <w:r w:rsidRPr="00096425">
        <w:t>Migratieplan</w:t>
      </w:r>
    </w:p>
    <w:p w:rsidR="00C6554A" w:rsidRPr="00096425" w:rsidRDefault="005045AE" w:rsidP="00C6554A">
      <w:pPr>
        <w:pStyle w:val="Ondertitel"/>
      </w:pPr>
      <w:r w:rsidRPr="00096425">
        <w:t>Groep 3c</w:t>
      </w:r>
    </w:p>
    <w:p w:rsidR="005045AE" w:rsidRPr="00096425" w:rsidRDefault="005045AE" w:rsidP="00C6554A">
      <w:pPr>
        <w:pStyle w:val="Ondertitel"/>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Kopvaninhoudsopgave"/>
          </w:pPr>
          <w:r>
            <w:t>Inhoudsopgave</w:t>
          </w:r>
        </w:p>
        <w:p w:rsidR="00296D27" w:rsidRDefault="00296D27">
          <w:pPr>
            <w:pStyle w:val="Inhopg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747137">
          <w:pPr>
            <w:pStyle w:val="Inhopg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747137">
          <w:pPr>
            <w:pStyle w:val="Inhopg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747137">
          <w:pPr>
            <w:pStyle w:val="Inhopg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747137">
          <w:pPr>
            <w:pStyle w:val="Inhopg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747137">
          <w:pPr>
            <w:pStyle w:val="Inhopg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Kop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jstalinea"/>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jstalinea"/>
      </w:pPr>
    </w:p>
    <w:p w:rsidR="00096425" w:rsidRPr="00096425" w:rsidRDefault="00096425" w:rsidP="00096425">
      <w:pPr>
        <w:pStyle w:val="Lijstalinea"/>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jstalinea"/>
        <w:numPr>
          <w:ilvl w:val="0"/>
          <w:numId w:val="16"/>
        </w:numPr>
      </w:pPr>
      <w:r w:rsidRPr="00096425">
        <w:t>Foute gebruik van opslagtypen</w:t>
      </w:r>
      <w:r w:rsidR="0038416A">
        <w:t xml:space="preserve">: De meeste attributen zijn als een </w:t>
      </w:r>
      <w:proofErr w:type="spellStart"/>
      <w:r w:rsidR="0038416A">
        <w:t>varchar</w:t>
      </w:r>
      <w:proofErr w:type="spell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jstalinea"/>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jstalinea"/>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jstalinea"/>
      </w:pPr>
    </w:p>
    <w:p w:rsidR="00B730FF" w:rsidRPr="00096425" w:rsidRDefault="009C1254" w:rsidP="00B730FF">
      <w:pPr>
        <w:pStyle w:val="Lijstalinea"/>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Kop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Kop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Kop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Kop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Kop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Kop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65.75pt" o:ole="">
            <v:imagedata r:id="rId16" o:title=""/>
          </v:shape>
          <o:OLEObject Type="Embed" ProgID="Visio.Drawing.15" ShapeID="_x0000_i1025" DrawAspect="Content" ObjectID="_1583753367" r:id="rId17"/>
        </w:object>
      </w:r>
    </w:p>
    <w:p w:rsidR="002D606B" w:rsidRDefault="002D606B" w:rsidP="002D606B">
      <w:r>
        <w:br w:type="page"/>
      </w:r>
    </w:p>
    <w:p w:rsidR="002D606B" w:rsidRDefault="002D606B" w:rsidP="002D606B">
      <w:pPr>
        <w:pStyle w:val="Kop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26" type="#_x0000_t75" style="width:450.75pt;height:299.25pt" o:ole="">
            <v:imagedata r:id="rId18" o:title=""/>
          </v:shape>
          <o:OLEObject Type="Embed" ProgID="Visio.Drawing.15" ShapeID="_x0000_i1026" DrawAspect="Content" ObjectID="_1583753368" r:id="rId19"/>
        </w:object>
      </w:r>
    </w:p>
    <w:p w:rsidR="002D606B" w:rsidRDefault="002D606B" w:rsidP="002D606B"/>
    <w:p w:rsidR="002D606B" w:rsidRDefault="002D606B" w:rsidP="002D606B">
      <w:pPr>
        <w:pStyle w:val="Kop2"/>
      </w:pPr>
      <w:bookmarkStart w:id="15" w:name="_Toc508702558"/>
      <w:bookmarkStart w:id="16" w:name="_Toc509826163"/>
      <w:r>
        <w:t>Retailer_Site</w:t>
      </w:r>
      <w:bookmarkEnd w:id="15"/>
      <w:bookmarkEnd w:id="16"/>
    </w:p>
    <w:p w:rsidR="002D606B" w:rsidRDefault="00122F8D" w:rsidP="002D606B">
      <w:r>
        <w:object w:dxaOrig="13051" w:dyaOrig="7486">
          <v:shape id="_x0000_i1027" type="#_x0000_t75" style="width:450.75pt;height:258.75pt" o:ole="">
            <v:imagedata r:id="rId20" o:title=""/>
          </v:shape>
          <o:OLEObject Type="Embed" ProgID="Visio.Drawing.15" ShapeID="_x0000_i1027" DrawAspect="Content" ObjectID="_1583753369" r:id="rId21"/>
        </w:object>
      </w:r>
    </w:p>
    <w:p w:rsidR="002D606B" w:rsidRDefault="002D606B" w:rsidP="002D606B">
      <w:r>
        <w:br w:type="page"/>
      </w:r>
    </w:p>
    <w:p w:rsidR="002D606B" w:rsidRDefault="002D606B" w:rsidP="002D606B">
      <w:pPr>
        <w:pStyle w:val="Kop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28" type="#_x0000_t75" style="width:451.5pt;height:145.5pt" o:ole="">
            <v:imagedata r:id="rId22" o:title=""/>
          </v:shape>
          <o:OLEObject Type="Embed" ProgID="Visio.Drawing.15" ShapeID="_x0000_i1028" DrawAspect="Content" ObjectID="_1583753370" r:id="rId23"/>
        </w:object>
      </w:r>
    </w:p>
    <w:p w:rsidR="002D606B" w:rsidRDefault="002D606B" w:rsidP="002D606B"/>
    <w:p w:rsidR="002D606B" w:rsidRDefault="002D606B" w:rsidP="002D606B">
      <w:pPr>
        <w:pStyle w:val="Kop2"/>
      </w:pPr>
      <w:bookmarkStart w:id="19" w:name="_Toc508702560"/>
      <w:bookmarkStart w:id="20" w:name="_Toc509826165"/>
      <w:r>
        <w:t>Department &amp; Branch</w:t>
      </w:r>
      <w:bookmarkEnd w:id="19"/>
      <w:bookmarkEnd w:id="20"/>
    </w:p>
    <w:p w:rsidR="002D606B" w:rsidRDefault="00122F8D" w:rsidP="002D606B">
      <w:r>
        <w:object w:dxaOrig="12870" w:dyaOrig="10801">
          <v:shape id="_x0000_i1029" type="#_x0000_t75" style="width:450.75pt;height:378.75pt" o:ole="">
            <v:imagedata r:id="rId24" o:title=""/>
          </v:shape>
          <o:OLEObject Type="Embed" ProgID="Visio.Drawing.15" ShapeID="_x0000_i1029" DrawAspect="Content" ObjectID="_1583753371" r:id="rId25"/>
        </w:object>
      </w:r>
    </w:p>
    <w:p w:rsidR="002D606B" w:rsidRDefault="002D606B" w:rsidP="002D606B">
      <w:r>
        <w:br w:type="page"/>
      </w:r>
    </w:p>
    <w:p w:rsidR="002D606B" w:rsidRDefault="002D606B" w:rsidP="002D606B">
      <w:pPr>
        <w:pStyle w:val="Kop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75pt;height:307.5pt" o:ole="">
            <v:imagedata r:id="rId26" o:title=""/>
          </v:shape>
          <o:OLEObject Type="Embed" ProgID="Visio.Drawing.15" ShapeID="_x0000_i1030" DrawAspect="Content" ObjectID="_1583753372" r:id="rId27"/>
        </w:object>
      </w:r>
    </w:p>
    <w:p w:rsidR="002D606B" w:rsidRDefault="002D606B" w:rsidP="002D606B"/>
    <w:p w:rsidR="002D606B" w:rsidRDefault="002D606B" w:rsidP="002D606B">
      <w:pPr>
        <w:pStyle w:val="Kop2"/>
      </w:pPr>
      <w:bookmarkStart w:id="23" w:name="_Toc508702562"/>
      <w:bookmarkStart w:id="24" w:name="_Toc509826167"/>
      <w:r>
        <w:t>Bonus</w:t>
      </w:r>
      <w:bookmarkEnd w:id="23"/>
      <w:bookmarkEnd w:id="24"/>
    </w:p>
    <w:p w:rsidR="002D606B" w:rsidRDefault="00122F8D" w:rsidP="002D606B">
      <w:r>
        <w:object w:dxaOrig="11265" w:dyaOrig="3976">
          <v:shape id="_x0000_i1031" type="#_x0000_t75" style="width:451.5pt;height:159pt" o:ole="">
            <v:imagedata r:id="rId28" o:title=""/>
          </v:shape>
          <o:OLEObject Type="Embed" ProgID="Visio.Drawing.15" ShapeID="_x0000_i1031" DrawAspect="Content" ObjectID="_1583753373" r:id="rId29"/>
        </w:object>
      </w:r>
    </w:p>
    <w:p w:rsidR="002D606B" w:rsidRDefault="002D606B" w:rsidP="002D606B">
      <w:r>
        <w:br w:type="page"/>
      </w:r>
    </w:p>
    <w:p w:rsidR="002D606B" w:rsidRDefault="002D606B" w:rsidP="002D606B">
      <w:pPr>
        <w:pStyle w:val="Kop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2" type="#_x0000_t75" style="width:450.75pt;height:457.5pt" o:ole="">
            <v:imagedata r:id="rId30" o:title=""/>
          </v:shape>
          <o:OLEObject Type="Embed" ProgID="Visio.Drawing.15" ShapeID="_x0000_i1032" DrawAspect="Content" ObjectID="_1583753374" r:id="rId31"/>
        </w:object>
      </w:r>
    </w:p>
    <w:p w:rsidR="002D606B" w:rsidRPr="005A2DAF" w:rsidRDefault="002D606B" w:rsidP="002D606B"/>
    <w:p w:rsidR="002D606B" w:rsidRDefault="002D606B" w:rsidP="002D606B">
      <w:pPr>
        <w:pStyle w:val="Kop2"/>
      </w:pPr>
      <w:bookmarkStart w:id="27" w:name="_Toc509826169"/>
      <w:r>
        <w:lastRenderedPageBreak/>
        <w:t>Order Item</w:t>
      </w:r>
      <w:bookmarkEnd w:id="27"/>
    </w:p>
    <w:p w:rsidR="002D606B" w:rsidRDefault="00360E15" w:rsidP="002D606B">
      <w:r>
        <w:object w:dxaOrig="11370" w:dyaOrig="8325">
          <v:shape id="_x0000_i1033" type="#_x0000_t75" style="width:450.75pt;height:330pt" o:ole="">
            <v:imagedata r:id="rId32" o:title=""/>
          </v:shape>
          <o:OLEObject Type="Embed" ProgID="Visio.Drawing.15" ShapeID="_x0000_i1033" DrawAspect="Content" ObjectID="_1583753375" r:id="rId33"/>
        </w:object>
      </w:r>
    </w:p>
    <w:p w:rsidR="002D606B" w:rsidRDefault="002D606B" w:rsidP="002D606B">
      <w:pPr>
        <w:pStyle w:val="Kop2"/>
      </w:pPr>
      <w:bookmarkStart w:id="28" w:name="_Toc509826170"/>
      <w:r>
        <w:t>Product Type</w:t>
      </w:r>
      <w:bookmarkEnd w:id="28"/>
    </w:p>
    <w:p w:rsidR="002D606B" w:rsidRDefault="00360E15" w:rsidP="002D606B">
      <w:r>
        <w:object w:dxaOrig="11535" w:dyaOrig="3555">
          <v:shape id="_x0000_i1034" type="#_x0000_t75" style="width:450.75pt;height:138.75pt" o:ole="">
            <v:imagedata r:id="rId34" o:title=""/>
          </v:shape>
          <o:OLEObject Type="Embed" ProgID="Visio.Drawing.15" ShapeID="_x0000_i1034" DrawAspect="Content" ObjectID="_1583753376" r:id="rId35"/>
        </w:object>
      </w:r>
    </w:p>
    <w:p w:rsidR="002D606B" w:rsidRDefault="002D606B" w:rsidP="002D606B">
      <w:pPr>
        <w:pStyle w:val="Kop2"/>
      </w:pPr>
      <w:bookmarkStart w:id="29" w:name="_Toc509826171"/>
      <w:r>
        <w:t>Product Line</w:t>
      </w:r>
      <w:bookmarkEnd w:id="29"/>
    </w:p>
    <w:p w:rsidR="002D606B" w:rsidRDefault="00360E15" w:rsidP="002D606B">
      <w:r>
        <w:object w:dxaOrig="11536" w:dyaOrig="3346">
          <v:shape id="_x0000_i1035" type="#_x0000_t75" style="width:450.75pt;height:130.5pt" o:ole="">
            <v:imagedata r:id="rId36" o:title=""/>
          </v:shape>
          <o:OLEObject Type="Embed" ProgID="Visio.Drawing.15" ShapeID="_x0000_i1035" DrawAspect="Content" ObjectID="_1583753377" r:id="rId37"/>
        </w:object>
      </w:r>
    </w:p>
    <w:p w:rsidR="002D606B" w:rsidRDefault="002D606B" w:rsidP="002D606B">
      <w:pPr>
        <w:pStyle w:val="Kop2"/>
      </w:pPr>
      <w:bookmarkStart w:id="30" w:name="_Toc509826172"/>
      <w:r>
        <w:lastRenderedPageBreak/>
        <w:t>Employee</w:t>
      </w:r>
      <w:bookmarkEnd w:id="30"/>
    </w:p>
    <w:p w:rsidR="002D606B" w:rsidRDefault="00360E15" w:rsidP="002D606B">
      <w:r>
        <w:object w:dxaOrig="15046" w:dyaOrig="14266">
          <v:shape id="_x0000_i1036" type="#_x0000_t75" style="width:450.75pt;height:427.5pt" o:ole="">
            <v:imagedata r:id="rId38" o:title=""/>
          </v:shape>
          <o:OLEObject Type="Embed" ProgID="Visio.Drawing.15" ShapeID="_x0000_i1036" DrawAspect="Content" ObjectID="_1583753378" r:id="rId39"/>
        </w:object>
      </w:r>
    </w:p>
    <w:p w:rsidR="002D606B" w:rsidRDefault="002D606B" w:rsidP="002D606B">
      <w:pPr>
        <w:pStyle w:val="Kop2"/>
      </w:pPr>
      <w:bookmarkStart w:id="31" w:name="_Toc509826173"/>
      <w:r>
        <w:t>Sales Target</w:t>
      </w:r>
      <w:bookmarkEnd w:id="31"/>
    </w:p>
    <w:p w:rsidR="002D606B" w:rsidRDefault="00360E15" w:rsidP="002D606B">
      <w:r>
        <w:object w:dxaOrig="14626" w:dyaOrig="5356">
          <v:shape id="_x0000_i1037" type="#_x0000_t75" style="width:451.5pt;height:165pt" o:ole="">
            <v:imagedata r:id="rId40" o:title=""/>
          </v:shape>
          <o:OLEObject Type="Embed" ProgID="Visio.Drawing.15" ShapeID="_x0000_i1037" DrawAspect="Content" ObjectID="_1583753379" r:id="rId41"/>
        </w:object>
      </w:r>
    </w:p>
    <w:p w:rsidR="002D606B" w:rsidRDefault="002D606B" w:rsidP="002D606B">
      <w:pPr>
        <w:pStyle w:val="Kop2"/>
      </w:pPr>
      <w:bookmarkStart w:id="32" w:name="_Toc509826174"/>
      <w:r>
        <w:lastRenderedPageBreak/>
        <w:t>Position</w:t>
      </w:r>
      <w:bookmarkEnd w:id="32"/>
    </w:p>
    <w:p w:rsidR="002D606B" w:rsidRDefault="005E02F9" w:rsidP="002D606B">
      <w:r>
        <w:object w:dxaOrig="14175" w:dyaOrig="3886">
          <v:shape id="_x0000_i1038" type="#_x0000_t75" style="width:450.75pt;height:123.75pt" o:ole="">
            <v:imagedata r:id="rId42" o:title=""/>
          </v:shape>
          <o:OLEObject Type="Embed" ProgID="Visio.Drawing.15" ShapeID="_x0000_i1038" DrawAspect="Content" ObjectID="_1583753380"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3">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9F23DE"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4" w:author="cas ros" w:date="2018-03-13T11:28:00Z">
              <w:r w:rsidRPr="00663F12">
                <w:rPr>
                  <w:rFonts w:cs="Arial"/>
                  <w:bCs/>
                  <w:szCs w:val="16"/>
                </w:rPr>
                <w:t>i</w:t>
              </w:r>
            </w:ins>
            <w:del w:id="35"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6"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7"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del w:id="38" w:author="cas ros" w:date="2018-03-13T11:23:00Z">
              <w:r w:rsidRPr="00663F12" w:rsidDel="0056224E">
                <w:rPr>
                  <w:rFonts w:ascii="Arial" w:hAnsi="Arial" w:cs="Arial"/>
                  <w:bCs/>
                  <w:sz w:val="16"/>
                  <w:szCs w:val="16"/>
                </w:rPr>
                <w:delText xml:space="preserve"> / </w:delText>
              </w:r>
            </w:del>
            <w:del w:id="39"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0"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1"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ins w:id="42"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3" w:author="cas ros" w:date="2018-03-13T11:28:00Z">
              <w:r w:rsidRPr="00663F12">
                <w:rPr>
                  <w:rFonts w:cs="Arial"/>
                  <w:bCs/>
                  <w:szCs w:val="16"/>
                </w:rPr>
                <w:t>t</w:t>
              </w:r>
            </w:ins>
            <w:del w:id="44"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5" w:author="cas ros" w:date="2018-03-13T11:28:00Z">
              <w:r w:rsidRPr="00663F12">
                <w:rPr>
                  <w:rFonts w:cs="Arial"/>
                  <w:bCs/>
                  <w:szCs w:val="16"/>
                </w:rPr>
                <w:t>l</w:t>
              </w:r>
            </w:ins>
            <w:del w:id="46"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7"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8"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49"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0"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1"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2"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3"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4"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w:t>
            </w:r>
            <w:del w:id="55"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6"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7"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8"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59"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0"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1"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2"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3"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Change w:id="64"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5"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6"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7"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8"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NVARCHAR(30)</w:t>
            </w:r>
            <w:del w:id="69"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0"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1"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2"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3"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4"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5"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6"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7"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8"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79"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0"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1"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2"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83" w:author="cas ros" w:date="2018-03-13T11:25:00Z">
              <w:r w:rsidRPr="00663F12">
                <w:rPr>
                  <w:rFonts w:cs="Arial"/>
                  <w:bCs/>
                  <w:szCs w:val="16"/>
                </w:rPr>
                <w:t>VARCHAR(255)</w:t>
              </w:r>
            </w:ins>
          </w:p>
        </w:tc>
        <w:tc>
          <w:tcPr>
            <w:tcW w:w="1512" w:type="dxa"/>
            <w:vMerge/>
            <w:tcBorders>
              <w:left w:val="single" w:sz="4" w:space="0" w:color="auto"/>
              <w:bottom w:val="single" w:sz="4" w:space="0" w:color="auto"/>
              <w:right w:val="single" w:sz="4" w:space="0" w:color="auto"/>
            </w:tcBorders>
            <w:tcPrChange w:id="84"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5"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6"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7"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8"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89"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0"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1"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2"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3" w:author="cas ros" w:date="2018-03-13T11:27:00Z">
              <w:r w:rsidRPr="00663F12" w:rsidDel="0056224E">
                <w:rPr>
                  <w:rFonts w:cs="Arial"/>
                  <w:bCs/>
                  <w:szCs w:val="16"/>
                </w:rPr>
                <w:delText xml:space="preserve"> / </w:delText>
              </w:r>
            </w:del>
            <w:del w:id="94"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5"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6"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7"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del w:id="98" w:author="cas ros" w:date="2018-03-13T11:27:00Z">
              <w:r w:rsidRPr="00663F12" w:rsidDel="0056224E">
                <w:rPr>
                  <w:rFonts w:ascii="Arial" w:hAnsi="Arial" w:cs="Arial"/>
                  <w:bCs/>
                  <w:sz w:val="16"/>
                  <w:szCs w:val="16"/>
                </w:rPr>
                <w:delText xml:space="preserve"> / </w:delText>
              </w:r>
            </w:del>
            <w:del w:id="99"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0"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1"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2"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3"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4"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5"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6"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7"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8"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09"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0"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1"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2"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3"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4"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5"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6"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7" w:author="cas ros" w:date="2018-03-13T11:28:00Z">
              <w:r w:rsidRPr="00663F12">
                <w:rPr>
                  <w:rFonts w:cs="Arial"/>
                  <w:bCs/>
                  <w:szCs w:val="16"/>
                </w:rPr>
                <w:t>t</w:t>
              </w:r>
            </w:ins>
            <w:del w:id="118"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NVARCHAR(50)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VARCHAR(255)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122F8D"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IDENTITY(1,1)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Koptekst"/>
              <w:rPr>
                <w:rFonts w:ascii="Arial" w:hAnsi="Arial" w:cs="Arial"/>
                <w:bCs/>
                <w:sz w:val="16"/>
                <w:szCs w:val="16"/>
              </w:rPr>
            </w:pPr>
            <w:r w:rsidRPr="00663F12">
              <w:rPr>
                <w:rFonts w:ascii="Arial" w:hAnsi="Arial" w:cs="Arial"/>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Kop1"/>
        <w:spacing w:before="240" w:after="0" w:line="259" w:lineRule="auto"/>
        <w:contextualSpacing w:val="0"/>
      </w:pPr>
      <w:bookmarkStart w:id="119" w:name="_Toc509826175"/>
      <w:r>
        <w:lastRenderedPageBreak/>
        <w:t>Aanpak</w:t>
      </w:r>
      <w:bookmarkEnd w:id="119"/>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Kop1"/>
        <w:spacing w:before="240" w:after="0" w:line="259" w:lineRule="auto"/>
        <w:contextualSpacing w:val="0"/>
        <w:rPr>
          <w:shd w:val="clear" w:color="auto" w:fill="FFFFFF"/>
        </w:rPr>
      </w:pPr>
      <w:bookmarkStart w:id="120" w:name="_Toc509826176"/>
      <w:r>
        <w:rPr>
          <w:shd w:val="clear" w:color="auto" w:fill="FFFFFF"/>
        </w:rPr>
        <w:t>Testen</w:t>
      </w:r>
      <w:bookmarkEnd w:id="120"/>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jstalinea"/>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jstalinea"/>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jstalinea"/>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jstalinea"/>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jstalinea"/>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747137" w:rsidRPr="00747137" w:rsidRDefault="009F23DE" w:rsidP="00747137">
      <w:pPr>
        <w:pStyle w:val="Kop1"/>
        <w:spacing w:before="240" w:after="0" w:line="256" w:lineRule="auto"/>
        <w:rPr>
          <w:shd w:val="clear" w:color="auto" w:fill="FFFFFF"/>
        </w:rPr>
      </w:pPr>
      <w:r>
        <w:rPr>
          <w:shd w:val="clear" w:color="auto" w:fill="FFFFFF"/>
        </w:rPr>
        <w:t>Evaluatie</w:t>
      </w:r>
    </w:p>
    <w:p w:rsidR="00747137" w:rsidRDefault="009F23DE">
      <w:r>
        <w:t xml:space="preserve">Na de migratie hebben we geëvalueerd over wat er goed gegaan is en wat we beter kunnen doen de volgende keer.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te voren goed bestudeerd wordt en </w:t>
      </w:r>
      <w:proofErr w:type="spellStart"/>
      <w:r>
        <w:t>gechecked</w:t>
      </w:r>
      <w:proofErr w:type="spellEnd"/>
      <w:r>
        <w:t xml:space="preserve"> is of de juiste data klaar staat om gemigreerd te worden. Als je achteraf er achter komt dat het niet de juiste data was dan moet je het helemaal proces opnieuw doen </w:t>
      </w:r>
      <w:r>
        <w:lastRenderedPageBreak/>
        <w:t>en dan verlies je veel kostbare tijd. We hebben veel geleerd van de gemaakte fouten.</w:t>
      </w:r>
      <w:r w:rsidR="00747137">
        <w:t xml:space="preserve"> Op de komende pagina’s worden een aantal tabellen doorgenomen van na de migratie.</w:t>
      </w:r>
    </w:p>
    <w:p w:rsidR="00E05977" w:rsidRPr="00E05977" w:rsidRDefault="00E05977" w:rsidP="00E05977">
      <w:pPr>
        <w:pStyle w:val="Photo"/>
        <w:jc w:val="left"/>
        <w:rPr>
          <w:b/>
          <w:u w:val="single"/>
        </w:rPr>
      </w:pPr>
      <w:r w:rsidRPr="00E05977">
        <w:rPr>
          <w:b/>
          <w:u w:val="single"/>
        </w:rPr>
        <w:t>Migratie customer (A&amp;C) naar customer (OP)</w:t>
      </w:r>
    </w:p>
    <w:p w:rsidR="00747137" w:rsidRPr="00747137" w:rsidRDefault="00747137" w:rsidP="00747137">
      <w:pPr>
        <w:pStyle w:val="Photo"/>
        <w:jc w:val="left"/>
        <w:rPr>
          <w:i/>
          <w:u w:val="single"/>
        </w:rPr>
      </w:pPr>
      <w:r>
        <w:rPr>
          <w:i/>
          <w:u w:val="single"/>
        </w:rPr>
        <w:t>Afbeelding 1: Migratietest customer Outdoor Paradise (OP)</w:t>
      </w:r>
    </w:p>
    <w:p w:rsidR="00747137" w:rsidRDefault="00747137" w:rsidP="00E05977">
      <w:pPr>
        <w:jc w:val="center"/>
      </w:pPr>
      <w:r>
        <w:rPr>
          <w:noProof/>
        </w:rPr>
        <w:drawing>
          <wp:inline distT="0" distB="0" distL="0" distR="0" wp14:anchorId="0D6F9321" wp14:editId="0C6C220C">
            <wp:extent cx="3305636" cy="1095528"/>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r w:rsidRPr="00747137">
        <w:rPr>
          <w:i/>
          <w:u w:val="single"/>
        </w:rPr>
        <w:t>Afbeelding 2: Migratietest customer Outdoor Paradise (A&amp;C)</w:t>
      </w:r>
    </w:p>
    <w:p w:rsidR="00747137" w:rsidRDefault="00747137" w:rsidP="00E05977">
      <w:pPr>
        <w:pStyle w:val="Photo"/>
        <w:rPr>
          <w:i/>
          <w:u w:val="single"/>
        </w:rPr>
      </w:pPr>
      <w:r>
        <w:rPr>
          <w:i/>
          <w:noProof/>
          <w:u w:val="single"/>
        </w:rPr>
        <w:drawing>
          <wp:inline distT="0" distB="0" distL="0" distR="0">
            <wp:extent cx="3305636" cy="1095528"/>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mp;C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p>
    <w:p w:rsidR="00E05977" w:rsidRDefault="00747137" w:rsidP="00747137">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w:t>
      </w:r>
      <w:r w:rsidR="001D6E3E">
        <w:t>ing 2 is te zien dat</w:t>
      </w:r>
      <w:r>
        <w:t xml:space="preserve"> A&amp;C </w:t>
      </w:r>
      <w:r w:rsidR="001D6E3E">
        <w:t xml:space="preserve">customer </w:t>
      </w:r>
      <w:r>
        <w:t xml:space="preserve">126 </w:t>
      </w:r>
      <w:proofErr w:type="spellStart"/>
      <w:r>
        <w:t>tupels</w:t>
      </w:r>
      <w:proofErr w:type="spellEnd"/>
      <w:r>
        <w:t xml:space="preserve"> bevat. De customer tabel in OP bevat </w:t>
      </w:r>
      <w:r w:rsidR="00E05977">
        <w:t xml:space="preserve">ook 126 </w:t>
      </w:r>
      <w:proofErr w:type="spellStart"/>
      <w:r w:rsidR="00E05977">
        <w:t>tupels</w:t>
      </w:r>
      <w:proofErr w:type="spellEnd"/>
      <w:r w:rsidR="00E05977">
        <w:t>. Dit betekent dat de migr</w:t>
      </w:r>
      <w:bookmarkStart w:id="121" w:name="_GoBack"/>
      <w:bookmarkEnd w:id="121"/>
      <w:r w:rsidR="00E05977">
        <w:t>atie voor deze tabel succesvol is uitgevoerd.</w:t>
      </w:r>
    </w:p>
    <w:p w:rsidR="00E05977" w:rsidRDefault="00D73AFE" w:rsidP="00D73AFE">
      <w:r>
        <w:br w:type="page"/>
      </w:r>
    </w:p>
    <w:p w:rsidR="00747137" w:rsidRDefault="00E05977" w:rsidP="00747137">
      <w:pPr>
        <w:pStyle w:val="Photo"/>
        <w:jc w:val="left"/>
        <w:rPr>
          <w:b/>
          <w:u w:val="single"/>
        </w:rPr>
      </w:pPr>
      <w:r>
        <w:lastRenderedPageBreak/>
        <w:t xml:space="preserve"> </w:t>
      </w:r>
      <w:r>
        <w:rPr>
          <w:b/>
          <w:u w:val="single"/>
        </w:rPr>
        <w:t xml:space="preserve">Migratie Employee (A&amp;C) </w:t>
      </w:r>
      <w:r w:rsidR="00380B85">
        <w:rPr>
          <w:b/>
          <w:u w:val="single"/>
        </w:rPr>
        <w:t xml:space="preserve">en </w:t>
      </w:r>
      <w:proofErr w:type="spellStart"/>
      <w:r w:rsidR="00380B85">
        <w:rPr>
          <w:b/>
          <w:u w:val="single"/>
        </w:rPr>
        <w:t>Sales_Staff</w:t>
      </w:r>
      <w:proofErr w:type="spellEnd"/>
      <w:r w:rsidR="00380B85">
        <w:rPr>
          <w:b/>
          <w:u w:val="single"/>
        </w:rPr>
        <w:t xml:space="preserve"> (GO) </w:t>
      </w:r>
      <w:r>
        <w:rPr>
          <w:b/>
          <w:u w:val="single"/>
        </w:rPr>
        <w:t>naar Employee (OP)</w:t>
      </w:r>
    </w:p>
    <w:p w:rsidR="00E05977" w:rsidRDefault="00E05977" w:rsidP="00747137">
      <w:pPr>
        <w:pStyle w:val="Photo"/>
        <w:jc w:val="left"/>
        <w:rPr>
          <w:i/>
          <w:u w:val="single"/>
        </w:rPr>
      </w:pPr>
      <w:r>
        <w:rPr>
          <w:i/>
          <w:u w:val="single"/>
        </w:rPr>
        <w:t>Afbeelding 3: Migratietest employee Outdoor Paradise (OP)</w:t>
      </w:r>
    </w:p>
    <w:p w:rsidR="00E05977" w:rsidRDefault="00E05977" w:rsidP="00E05977">
      <w:pPr>
        <w:pStyle w:val="Photo"/>
      </w:pPr>
      <w:r>
        <w:rPr>
          <w:noProof/>
        </w:rPr>
        <w:drawing>
          <wp:inline distT="0" distB="0" distL="0" distR="0">
            <wp:extent cx="3210373" cy="12003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mployeeAantal.PNG"/>
                    <pic:cNvPicPr/>
                  </pic:nvPicPr>
                  <pic:blipFill>
                    <a:blip r:embed="rId47">
                      <a:extLst>
                        <a:ext uri="{28A0092B-C50C-407E-A947-70E740481C1C}">
                          <a14:useLocalDpi xmlns:a14="http://schemas.microsoft.com/office/drawing/2010/main" val="0"/>
                        </a:ext>
                      </a:extLst>
                    </a:blip>
                    <a:stretch>
                      <a:fillRect/>
                    </a:stretch>
                  </pic:blipFill>
                  <pic:spPr>
                    <a:xfrm>
                      <a:off x="0" y="0"/>
                      <a:ext cx="3210373" cy="1200318"/>
                    </a:xfrm>
                    <a:prstGeom prst="rect">
                      <a:avLst/>
                    </a:prstGeom>
                  </pic:spPr>
                </pic:pic>
              </a:graphicData>
            </a:graphic>
          </wp:inline>
        </w:drawing>
      </w:r>
    </w:p>
    <w:p w:rsidR="00E05977" w:rsidRDefault="00E05977" w:rsidP="00747137">
      <w:pPr>
        <w:pStyle w:val="Photo"/>
        <w:jc w:val="left"/>
      </w:pPr>
    </w:p>
    <w:p w:rsidR="00E05977" w:rsidRDefault="00E05977" w:rsidP="00747137">
      <w:pPr>
        <w:pStyle w:val="Photo"/>
        <w:jc w:val="left"/>
        <w:rPr>
          <w:i/>
          <w:u w:val="single"/>
        </w:rPr>
      </w:pPr>
      <w:r>
        <w:rPr>
          <w:i/>
          <w:u w:val="single"/>
        </w:rPr>
        <w:t>Afbeelding 4: Migratietest employee Outdoor Paradise (A&amp;C)</w:t>
      </w:r>
    </w:p>
    <w:p w:rsidR="00E05977" w:rsidRDefault="00E05977" w:rsidP="00D73AFE">
      <w:pPr>
        <w:pStyle w:val="Photo"/>
      </w:pPr>
      <w:r>
        <w:rPr>
          <w:noProof/>
        </w:rPr>
        <w:drawing>
          <wp:inline distT="0" distB="0" distL="0" distR="0">
            <wp:extent cx="2838846" cy="106694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mp;CEmployeeAantal.PNG"/>
                    <pic:cNvPicPr/>
                  </pic:nvPicPr>
                  <pic:blipFill>
                    <a:blip r:embed="rId48">
                      <a:extLst>
                        <a:ext uri="{28A0092B-C50C-407E-A947-70E740481C1C}">
                          <a14:useLocalDpi xmlns:a14="http://schemas.microsoft.com/office/drawing/2010/main" val="0"/>
                        </a:ext>
                      </a:extLst>
                    </a:blip>
                    <a:stretch>
                      <a:fillRect/>
                    </a:stretch>
                  </pic:blipFill>
                  <pic:spPr>
                    <a:xfrm>
                      <a:off x="0" y="0"/>
                      <a:ext cx="2838846" cy="1066949"/>
                    </a:xfrm>
                    <a:prstGeom prst="rect">
                      <a:avLst/>
                    </a:prstGeom>
                  </pic:spPr>
                </pic:pic>
              </a:graphicData>
            </a:graphic>
          </wp:inline>
        </w:drawing>
      </w:r>
    </w:p>
    <w:p w:rsidR="00D73AFE" w:rsidRDefault="00D73AFE" w:rsidP="00D73AFE">
      <w:pPr>
        <w:pStyle w:val="Photo"/>
      </w:pPr>
    </w:p>
    <w:p w:rsidR="00E05977" w:rsidRDefault="00E05977" w:rsidP="00747137">
      <w:pPr>
        <w:pStyle w:val="Photo"/>
        <w:jc w:val="left"/>
        <w:rPr>
          <w:i/>
          <w:u w:val="single"/>
        </w:rPr>
      </w:pPr>
      <w:r>
        <w:rPr>
          <w:i/>
          <w:u w:val="single"/>
        </w:rPr>
        <w:t>Afbeelding 5:</w:t>
      </w:r>
      <w:r w:rsidR="00380B85">
        <w:rPr>
          <w:i/>
          <w:u w:val="single"/>
        </w:rPr>
        <w:t xml:space="preserve"> Migratietest employee Outdoor Paradise (GO)</w:t>
      </w:r>
    </w:p>
    <w:p w:rsidR="00E05977" w:rsidRDefault="00380B85" w:rsidP="00380B85">
      <w:pPr>
        <w:pStyle w:val="Photo"/>
      </w:pPr>
      <w:r>
        <w:rPr>
          <w:noProof/>
        </w:rPr>
        <w:drawing>
          <wp:inline distT="0" distB="0" distL="0" distR="0">
            <wp:extent cx="2915057" cy="11622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EmployeeAantal.PNG"/>
                    <pic:cNvPicPr/>
                  </pic:nvPicPr>
                  <pic:blipFill>
                    <a:blip r:embed="rId49">
                      <a:extLst>
                        <a:ext uri="{28A0092B-C50C-407E-A947-70E740481C1C}">
                          <a14:useLocalDpi xmlns:a14="http://schemas.microsoft.com/office/drawing/2010/main" val="0"/>
                        </a:ext>
                      </a:extLst>
                    </a:blip>
                    <a:stretch>
                      <a:fillRect/>
                    </a:stretch>
                  </pic:blipFill>
                  <pic:spPr>
                    <a:xfrm>
                      <a:off x="0" y="0"/>
                      <a:ext cx="2915057" cy="1162212"/>
                    </a:xfrm>
                    <a:prstGeom prst="rect">
                      <a:avLst/>
                    </a:prstGeom>
                  </pic:spPr>
                </pic:pic>
              </a:graphicData>
            </a:graphic>
          </wp:inline>
        </w:drawing>
      </w:r>
    </w:p>
    <w:p w:rsidR="00380B85" w:rsidRDefault="00380B85" w:rsidP="00380B85">
      <w:pPr>
        <w:pStyle w:val="Photo"/>
        <w:jc w:val="left"/>
      </w:pPr>
    </w:p>
    <w:p w:rsidR="00380B85" w:rsidRDefault="00380B85" w:rsidP="00380B85">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w:t>
      </w:r>
      <w:r>
        <w:t>ing 4</w:t>
      </w:r>
      <w:r w:rsidR="00812B93">
        <w:t xml:space="preserve"> is te zien dat</w:t>
      </w:r>
      <w:r>
        <w:t xml:space="preserve"> A&amp;C </w:t>
      </w:r>
      <w:r w:rsidR="00812B93">
        <w:t xml:space="preserve">employee </w:t>
      </w:r>
      <w:r>
        <w:t xml:space="preserve">78 </w:t>
      </w:r>
      <w:proofErr w:type="spellStart"/>
      <w:r>
        <w:t>tupels</w:t>
      </w:r>
      <w:proofErr w:type="spellEnd"/>
      <w:r>
        <w:t xml:space="preserve"> bevat. De tabel SALES_STAFF uit de Great Outdoor database (afb. 5) bevat 102 </w:t>
      </w:r>
      <w:proofErr w:type="spellStart"/>
      <w:r>
        <w:t>tupels</w:t>
      </w:r>
      <w:proofErr w:type="spellEnd"/>
      <w:r>
        <w:t xml:space="preserve">. Als vervolgens wordt gekeken naar </w:t>
      </w:r>
      <w:r w:rsidR="00812B93">
        <w:t>afbeelding 3</w:t>
      </w:r>
      <w:r>
        <w:t xml:space="preserve">, is te zien dat de tabel employee van OP 180 </w:t>
      </w:r>
      <w:proofErr w:type="spellStart"/>
      <w:r>
        <w:t>tupels</w:t>
      </w:r>
      <w:proofErr w:type="spellEnd"/>
      <w:r>
        <w:t xml:space="preserve"> bevat, wat overeen komt met de som van A&amp;C en GO. Dit betekent dat de migratie succesvol is uitgevoerd voor deze tabel.</w:t>
      </w:r>
    </w:p>
    <w:p w:rsidR="00D73AFE" w:rsidRDefault="00D73AFE" w:rsidP="00D73AFE">
      <w:r>
        <w:br w:type="page"/>
      </w:r>
    </w:p>
    <w:p w:rsidR="00D73AFE" w:rsidRDefault="00D73AFE" w:rsidP="00380B85">
      <w:pPr>
        <w:pStyle w:val="Photo"/>
        <w:jc w:val="left"/>
        <w:rPr>
          <w:b/>
          <w:u w:val="single"/>
        </w:rPr>
      </w:pPr>
      <w:r>
        <w:rPr>
          <w:b/>
          <w:u w:val="single"/>
        </w:rPr>
        <w:lastRenderedPageBreak/>
        <w:t>Migratie product (A&amp;C) product(GO) naar product(OP)</w:t>
      </w:r>
    </w:p>
    <w:p w:rsidR="00D73AFE" w:rsidRPr="00D73AFE" w:rsidRDefault="00D73AFE" w:rsidP="00380B85">
      <w:pPr>
        <w:pStyle w:val="Photo"/>
        <w:jc w:val="left"/>
        <w:rPr>
          <w:i/>
          <w:u w:val="single"/>
        </w:rPr>
      </w:pPr>
      <w:r>
        <w:rPr>
          <w:i/>
          <w:u w:val="single"/>
        </w:rPr>
        <w:t>Afbeelding 6: Migratietest product Outdoor Paradise (OP)</w:t>
      </w:r>
    </w:p>
    <w:p w:rsidR="00D73AFE" w:rsidRPr="00D73AFE" w:rsidRDefault="00D73AFE" w:rsidP="00D73AFE">
      <w:pPr>
        <w:pStyle w:val="Photo"/>
      </w:pPr>
      <w:r>
        <w:rPr>
          <w:noProof/>
        </w:rPr>
        <w:drawing>
          <wp:inline distT="0" distB="0" distL="0" distR="0">
            <wp:extent cx="3191320" cy="11812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OrderAantal.PNG"/>
                    <pic:cNvPicPr/>
                  </pic:nvPicPr>
                  <pic:blipFill>
                    <a:blip r:embed="rId50">
                      <a:extLst>
                        <a:ext uri="{28A0092B-C50C-407E-A947-70E740481C1C}">
                          <a14:useLocalDpi xmlns:a14="http://schemas.microsoft.com/office/drawing/2010/main" val="0"/>
                        </a:ext>
                      </a:extLst>
                    </a:blip>
                    <a:stretch>
                      <a:fillRect/>
                    </a:stretch>
                  </pic:blipFill>
                  <pic:spPr>
                    <a:xfrm>
                      <a:off x="0" y="0"/>
                      <a:ext cx="3191320" cy="1181265"/>
                    </a:xfrm>
                    <a:prstGeom prst="rect">
                      <a:avLst/>
                    </a:prstGeom>
                  </pic:spPr>
                </pic:pic>
              </a:graphicData>
            </a:graphic>
          </wp:inline>
        </w:drawing>
      </w:r>
    </w:p>
    <w:p w:rsidR="00380B85" w:rsidRDefault="00380B85" w:rsidP="00380B85">
      <w:pPr>
        <w:pStyle w:val="Photo"/>
        <w:jc w:val="left"/>
      </w:pPr>
    </w:p>
    <w:p w:rsidR="00D73AFE" w:rsidRDefault="00D73AFE" w:rsidP="00380B85">
      <w:pPr>
        <w:pStyle w:val="Photo"/>
        <w:jc w:val="left"/>
        <w:rPr>
          <w:i/>
          <w:u w:val="single"/>
        </w:rPr>
      </w:pPr>
      <w:r>
        <w:rPr>
          <w:i/>
          <w:u w:val="single"/>
        </w:rPr>
        <w:t>Afbeelding 7: Migratietest product Outdoor Paradise (A&amp;C)</w:t>
      </w:r>
    </w:p>
    <w:p w:rsidR="00D73AFE" w:rsidRDefault="00D73AFE" w:rsidP="00D73AFE">
      <w:pPr>
        <w:pStyle w:val="Photo"/>
      </w:pPr>
      <w:r>
        <w:rPr>
          <w:noProof/>
        </w:rPr>
        <w:drawing>
          <wp:inline distT="0" distB="0" distL="0" distR="0">
            <wp:extent cx="3372321" cy="1190791"/>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mp;COrderAantal.PNG"/>
                    <pic:cNvPicPr/>
                  </pic:nvPicPr>
                  <pic:blipFill>
                    <a:blip r:embed="rId51">
                      <a:extLst>
                        <a:ext uri="{28A0092B-C50C-407E-A947-70E740481C1C}">
                          <a14:useLocalDpi xmlns:a14="http://schemas.microsoft.com/office/drawing/2010/main" val="0"/>
                        </a:ext>
                      </a:extLst>
                    </a:blip>
                    <a:stretch>
                      <a:fillRect/>
                    </a:stretch>
                  </pic:blipFill>
                  <pic:spPr>
                    <a:xfrm>
                      <a:off x="0" y="0"/>
                      <a:ext cx="3372321" cy="1190791"/>
                    </a:xfrm>
                    <a:prstGeom prst="rect">
                      <a:avLst/>
                    </a:prstGeom>
                  </pic:spPr>
                </pic:pic>
              </a:graphicData>
            </a:graphic>
          </wp:inline>
        </w:drawing>
      </w:r>
    </w:p>
    <w:p w:rsidR="00D73AFE" w:rsidRDefault="00D73AFE" w:rsidP="00380B85">
      <w:pPr>
        <w:pStyle w:val="Photo"/>
        <w:jc w:val="left"/>
      </w:pPr>
    </w:p>
    <w:p w:rsidR="00D73AFE" w:rsidRDefault="00D73AFE" w:rsidP="00380B85">
      <w:pPr>
        <w:pStyle w:val="Photo"/>
        <w:jc w:val="left"/>
        <w:rPr>
          <w:i/>
          <w:u w:val="single"/>
        </w:rPr>
      </w:pPr>
      <w:r>
        <w:rPr>
          <w:i/>
          <w:u w:val="single"/>
        </w:rPr>
        <w:t>Afbeelding 8: Migratietest product Outdoor Paradise (GO)</w:t>
      </w:r>
    </w:p>
    <w:p w:rsidR="00D73AFE" w:rsidRDefault="00D73AFE" w:rsidP="00D73AFE">
      <w:pPr>
        <w:pStyle w:val="Photo"/>
      </w:pPr>
      <w:r>
        <w:rPr>
          <w:noProof/>
        </w:rPr>
        <w:drawing>
          <wp:inline distT="0" distB="0" distL="0" distR="0">
            <wp:extent cx="3467584" cy="11050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rderAantal.PNG"/>
                    <pic:cNvPicPr/>
                  </pic:nvPicPr>
                  <pic:blipFill>
                    <a:blip r:embed="rId52">
                      <a:extLst>
                        <a:ext uri="{28A0092B-C50C-407E-A947-70E740481C1C}">
                          <a14:useLocalDpi xmlns:a14="http://schemas.microsoft.com/office/drawing/2010/main" val="0"/>
                        </a:ext>
                      </a:extLst>
                    </a:blip>
                    <a:stretch>
                      <a:fillRect/>
                    </a:stretch>
                  </pic:blipFill>
                  <pic:spPr>
                    <a:xfrm>
                      <a:off x="0" y="0"/>
                      <a:ext cx="3467584" cy="1105054"/>
                    </a:xfrm>
                    <a:prstGeom prst="rect">
                      <a:avLst/>
                    </a:prstGeom>
                  </pic:spPr>
                </pic:pic>
              </a:graphicData>
            </a:graphic>
          </wp:inline>
        </w:drawing>
      </w:r>
    </w:p>
    <w:p w:rsidR="00D73AFE" w:rsidRDefault="00D73AFE" w:rsidP="00D73AFE">
      <w:pPr>
        <w:pStyle w:val="Photo"/>
      </w:pPr>
    </w:p>
    <w:p w:rsidR="00D73AFE" w:rsidRDefault="00D73AFE" w:rsidP="00D73AFE">
      <w:pPr>
        <w:pStyle w:val="Photo"/>
        <w:jc w:val="left"/>
      </w:pPr>
      <w:r>
        <w:t xml:space="preserve">Om te testen of alle gegevens zijn gemigreerd is er een query uitgevoerd met het totaal aantal </w:t>
      </w:r>
      <w:proofErr w:type="spellStart"/>
      <w:r>
        <w:t>tupels</w:t>
      </w:r>
      <w:proofErr w:type="spellEnd"/>
      <w:r>
        <w:t xml:space="preserve"> in de Outdoor Paradise (OP)- en brontabel. Bij afbeeld</w:t>
      </w:r>
      <w:r>
        <w:t>ing 7 is te zien dat</w:t>
      </w:r>
      <w:r>
        <w:t xml:space="preserve"> A&amp;C </w:t>
      </w:r>
      <w:r>
        <w:t>product 650</w:t>
      </w:r>
      <w:r>
        <w:t xml:space="preserve"> </w:t>
      </w:r>
      <w:proofErr w:type="spellStart"/>
      <w:r>
        <w:t>tupels</w:t>
      </w:r>
      <w:proofErr w:type="spellEnd"/>
      <w:r>
        <w:t xml:space="preserve"> bevat. De tabel </w:t>
      </w:r>
      <w:r>
        <w:t>PRODUCT</w:t>
      </w:r>
      <w:r>
        <w:t xml:space="preserve"> uit de Great Outdoor database </w:t>
      </w:r>
      <w:r>
        <w:t>(afb. 8</w:t>
      </w:r>
      <w:r>
        <w:t>)</w:t>
      </w:r>
      <w:r>
        <w:t xml:space="preserve"> bevat 5360</w:t>
      </w:r>
      <w:r>
        <w:t xml:space="preserve"> </w:t>
      </w:r>
      <w:proofErr w:type="spellStart"/>
      <w:r>
        <w:t>tupels</w:t>
      </w:r>
      <w:proofErr w:type="spellEnd"/>
      <w:r>
        <w:t xml:space="preserve">. Als vervolgens wordt gekeken naar </w:t>
      </w:r>
      <w:r>
        <w:t>afbeelding 6</w:t>
      </w:r>
      <w:r>
        <w:t>, is te zien dat de tabel</w:t>
      </w:r>
      <w:r>
        <w:t xml:space="preserve"> product</w:t>
      </w:r>
      <w:r>
        <w:t xml:space="preserve"> van OP </w:t>
      </w:r>
      <w:r>
        <w:t>6010</w:t>
      </w:r>
      <w:r>
        <w:t xml:space="preserve"> </w:t>
      </w:r>
      <w:proofErr w:type="spellStart"/>
      <w:r>
        <w:t>tupels</w:t>
      </w:r>
      <w:proofErr w:type="spellEnd"/>
      <w:r>
        <w:t xml:space="preserve"> bevat, wat overeen komt met de som van A&amp;C en GO. Dit betekent dat de migratie succesvol is uitgevoerd voor deze tabel.</w:t>
      </w:r>
    </w:p>
    <w:p w:rsidR="00D73AFE" w:rsidRPr="00D73AFE" w:rsidRDefault="00D73AFE" w:rsidP="00D73AFE">
      <w:pPr>
        <w:pStyle w:val="Photo"/>
        <w:jc w:val="left"/>
      </w:pPr>
    </w:p>
    <w:sectPr w:rsidR="00D73AFE" w:rsidRPr="00D73AFE">
      <w:footerReference w:type="default" r:id="rId5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8F9" w:rsidRDefault="009128F9" w:rsidP="00C6554A">
      <w:pPr>
        <w:spacing w:before="0" w:after="0" w:line="240" w:lineRule="auto"/>
      </w:pPr>
      <w:r>
        <w:separator/>
      </w:r>
    </w:p>
  </w:endnote>
  <w:endnote w:type="continuationSeparator" w:id="0">
    <w:p w:rsidR="009128F9" w:rsidRDefault="009128F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Content>
      <w:p w:rsidR="00747137" w:rsidRDefault="00747137">
        <w:pPr>
          <w:pStyle w:val="Voettekst"/>
        </w:pPr>
        <w:r>
          <w:fldChar w:fldCharType="begin"/>
        </w:r>
        <w:r>
          <w:instrText>PAGE   \* MERGEFORMAT</w:instrText>
        </w:r>
        <w:r>
          <w:fldChar w:fldCharType="separate"/>
        </w:r>
        <w:r w:rsidR="001D6E3E">
          <w:rPr>
            <w:noProof/>
          </w:rPr>
          <w:t>19</w:t>
        </w:r>
        <w:r>
          <w:fldChar w:fldCharType="end"/>
        </w:r>
      </w:p>
    </w:sdtContent>
  </w:sdt>
  <w:p w:rsidR="00747137" w:rsidRDefault="0074713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137" w:rsidRDefault="00747137" w:rsidP="00296D27">
    <w:pPr>
      <w:pStyle w:val="Voettekst"/>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137" w:rsidRDefault="00747137">
    <w:pPr>
      <w:pStyle w:val="Voettekst"/>
    </w:pPr>
    <w:r>
      <w:t xml:space="preserve">Page </w:t>
    </w:r>
    <w:r>
      <w:fldChar w:fldCharType="begin"/>
    </w:r>
    <w:r>
      <w:instrText xml:space="preserve"> PAGE  \* Arabic  \* MERGEFORMAT </w:instrText>
    </w:r>
    <w:r>
      <w:fldChar w:fldCharType="separate"/>
    </w:r>
    <w:r w:rsidR="001D6E3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8F9" w:rsidRDefault="009128F9" w:rsidP="00C6554A">
      <w:pPr>
        <w:spacing w:before="0" w:after="0" w:line="240" w:lineRule="auto"/>
      </w:pPr>
      <w:r>
        <w:separator/>
      </w:r>
    </w:p>
  </w:footnote>
  <w:footnote w:type="continuationSeparator" w:id="0">
    <w:p w:rsidR="009128F9" w:rsidRDefault="009128F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22F8D"/>
    <w:rsid w:val="00130DDE"/>
    <w:rsid w:val="00182BE1"/>
    <w:rsid w:val="001D6E3E"/>
    <w:rsid w:val="00222923"/>
    <w:rsid w:val="002554CD"/>
    <w:rsid w:val="00265CAC"/>
    <w:rsid w:val="00293B83"/>
    <w:rsid w:val="00296D27"/>
    <w:rsid w:val="002B4294"/>
    <w:rsid w:val="002C2661"/>
    <w:rsid w:val="002D606B"/>
    <w:rsid w:val="00333D0D"/>
    <w:rsid w:val="00360E15"/>
    <w:rsid w:val="00380B85"/>
    <w:rsid w:val="0038416A"/>
    <w:rsid w:val="003A290A"/>
    <w:rsid w:val="00400233"/>
    <w:rsid w:val="004060B9"/>
    <w:rsid w:val="00427C70"/>
    <w:rsid w:val="004C049F"/>
    <w:rsid w:val="005000E2"/>
    <w:rsid w:val="005045AE"/>
    <w:rsid w:val="0051193B"/>
    <w:rsid w:val="005467EA"/>
    <w:rsid w:val="005E02F9"/>
    <w:rsid w:val="00634D2B"/>
    <w:rsid w:val="00663F12"/>
    <w:rsid w:val="006A3CE7"/>
    <w:rsid w:val="00721E05"/>
    <w:rsid w:val="00747137"/>
    <w:rsid w:val="00777B89"/>
    <w:rsid w:val="00812B93"/>
    <w:rsid w:val="008C32F9"/>
    <w:rsid w:val="008D746B"/>
    <w:rsid w:val="009128F9"/>
    <w:rsid w:val="00914860"/>
    <w:rsid w:val="009C1254"/>
    <w:rsid w:val="009E0703"/>
    <w:rsid w:val="009F23DE"/>
    <w:rsid w:val="00A70ECD"/>
    <w:rsid w:val="00B1265F"/>
    <w:rsid w:val="00B730FF"/>
    <w:rsid w:val="00C50230"/>
    <w:rsid w:val="00C6554A"/>
    <w:rsid w:val="00D73AFE"/>
    <w:rsid w:val="00D943DF"/>
    <w:rsid w:val="00E05977"/>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D8630"/>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33D0D"/>
    <w:rPr>
      <w:lang w:val="nl-NL"/>
    </w:rPr>
  </w:style>
  <w:style w:type="paragraph" w:styleId="Kop1">
    <w:name w:val="heading 1"/>
    <w:basedOn w:val="Standaard"/>
    <w:next w:val="Standaard"/>
    <w:link w:val="Kop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Kop2">
    <w:name w:val="heading 2"/>
    <w:basedOn w:val="Standaard"/>
    <w:next w:val="Standaard"/>
    <w:link w:val="Kop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Kop3">
    <w:name w:val="heading 3"/>
    <w:basedOn w:val="Standaard"/>
    <w:next w:val="Standaard"/>
    <w:link w:val="Kop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3D0D"/>
    <w:rPr>
      <w:rFonts w:asciiTheme="majorHAnsi" w:eastAsiaTheme="majorEastAsia" w:hAnsiTheme="majorHAnsi" w:cstheme="majorBidi"/>
      <w:color w:val="007789" w:themeColor="accent1" w:themeShade="BF"/>
      <w:sz w:val="32"/>
    </w:rPr>
  </w:style>
  <w:style w:type="character" w:customStyle="1" w:styleId="Kop2Char">
    <w:name w:val="Kop 2 Char"/>
    <w:basedOn w:val="Standaardalinea-lettertype"/>
    <w:link w:val="Kop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Photo">
    <w:name w:val="Ph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semiHidden/>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Lijstalinea">
    <w:name w:val="List Paragraph"/>
    <w:basedOn w:val="Standaard"/>
    <w:uiPriority w:val="34"/>
    <w:unhideWhenUsed/>
    <w:qFormat/>
    <w:rsid w:val="00096425"/>
    <w:pPr>
      <w:ind w:left="720"/>
      <w:contextualSpacing/>
    </w:pPr>
  </w:style>
  <w:style w:type="paragraph" w:customStyle="1" w:styleId="TableHead">
    <w:name w:val="TableHead"/>
    <w:basedOn w:val="Standaard"/>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Standaard"/>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Standaardalinea-lettertype"/>
    <w:uiPriority w:val="99"/>
    <w:semiHidden/>
    <w:unhideWhenUsed/>
    <w:rsid w:val="002D606B"/>
    <w:rPr>
      <w:color w:val="808080"/>
      <w:shd w:val="clear" w:color="auto" w:fill="E6E6E6"/>
    </w:rPr>
  </w:style>
  <w:style w:type="paragraph" w:styleId="Kopvaninhoudsopgave">
    <w:name w:val="TOC Heading"/>
    <w:basedOn w:val="Kop1"/>
    <w:next w:val="Standaard"/>
    <w:uiPriority w:val="39"/>
    <w:unhideWhenUsed/>
    <w:qFormat/>
    <w:rsid w:val="00296D27"/>
    <w:pPr>
      <w:spacing w:before="240" w:after="0" w:line="259" w:lineRule="auto"/>
      <w:contextualSpacing w:val="0"/>
      <w:outlineLvl w:val="9"/>
    </w:pPr>
    <w:rPr>
      <w:szCs w:val="32"/>
      <w:lang w:eastAsia="nl-NL"/>
    </w:rPr>
  </w:style>
  <w:style w:type="paragraph" w:styleId="Inhopg1">
    <w:name w:val="toc 1"/>
    <w:basedOn w:val="Standaard"/>
    <w:next w:val="Standaard"/>
    <w:autoRedefine/>
    <w:uiPriority w:val="39"/>
    <w:unhideWhenUsed/>
    <w:rsid w:val="00296D27"/>
    <w:pPr>
      <w:spacing w:after="100"/>
    </w:pPr>
  </w:style>
  <w:style w:type="paragraph" w:styleId="Inhopg2">
    <w:name w:val="toc 2"/>
    <w:basedOn w:val="Standaard"/>
    <w:next w:val="Standaard"/>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image" Target="media/image23.PNG"/><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6.emf"/><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6.vsdx"/><Relationship Id="rId41" Type="http://schemas.openxmlformats.org/officeDocument/2006/relationships/package" Target="embeddings/Microsoft_Visio_Drawing12.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vsdx"/><Relationship Id="rId40" Type="http://schemas.openxmlformats.org/officeDocument/2006/relationships/image" Target="media/image17.emf"/><Relationship Id="rId45" Type="http://schemas.openxmlformats.org/officeDocument/2006/relationships/footer" Target="footer2.xm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footer" Target="footer1.xm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F8998-0FE0-4EE6-A346-DE6F1447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163</TotalTime>
  <Pages>23</Pages>
  <Words>3252</Words>
  <Characters>17892</Characters>
  <Application>Microsoft Office Word</Application>
  <DocSecurity>0</DocSecurity>
  <Lines>149</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Joshua van Ee</cp:lastModifiedBy>
  <cp:revision>15</cp:revision>
  <dcterms:created xsi:type="dcterms:W3CDTF">2018-03-26T08:51:00Z</dcterms:created>
  <dcterms:modified xsi:type="dcterms:W3CDTF">2018-03-28T12:42:00Z</dcterms:modified>
</cp:coreProperties>
</file>
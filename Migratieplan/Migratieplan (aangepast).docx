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le"/>
      </w:pPr>
      <w:r w:rsidRPr="00096425">
        <w:t>Migratieplan</w:t>
      </w:r>
    </w:p>
    <w:p w:rsidR="00C6554A" w:rsidRPr="00096425" w:rsidRDefault="005045AE" w:rsidP="00C6554A">
      <w:pPr>
        <w:pStyle w:val="Subtitle"/>
      </w:pPr>
      <w:r w:rsidRPr="00096425">
        <w:t>Groep 3c</w:t>
      </w:r>
    </w:p>
    <w:p w:rsidR="005045AE" w:rsidRPr="00096425" w:rsidRDefault="005045AE" w:rsidP="00C6554A">
      <w:pPr>
        <w:pStyle w:val="Subtitle"/>
      </w:pPr>
    </w:p>
    <w:p w:rsidR="005045AE" w:rsidRPr="00096425" w:rsidRDefault="00C6554A" w:rsidP="00C6554A">
      <w:pPr>
        <w:pStyle w:val="ContactInfo"/>
      </w:pPr>
      <w:r w:rsidRPr="00096425">
        <w:t xml:space="preserve"> </w:t>
      </w:r>
      <w:r w:rsidR="005045AE" w:rsidRPr="00096425">
        <w:t xml:space="preserve">Teo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TOCHeading"/>
          </w:pPr>
          <w:r>
            <w:t>Inhoudsopgave</w:t>
          </w:r>
        </w:p>
        <w:p w:rsidR="00296D27" w:rsidRDefault="00296D27">
          <w:pPr>
            <w:pStyle w:val="TOC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C50230">
          <w:pPr>
            <w:pStyle w:val="TOC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C50230">
          <w:pPr>
            <w:pStyle w:val="TOC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C50230">
          <w:pPr>
            <w:pStyle w:val="TOC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C50230">
          <w:pPr>
            <w:pStyle w:val="TOC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C50230">
          <w:pPr>
            <w:pStyle w:val="TOC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Heading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stParagraph"/>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stParagraph"/>
      </w:pPr>
    </w:p>
    <w:p w:rsidR="00096425" w:rsidRPr="00096425" w:rsidRDefault="00096425" w:rsidP="00096425">
      <w:pPr>
        <w:pStyle w:val="ListParagraph"/>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stParagraph"/>
        <w:numPr>
          <w:ilvl w:val="0"/>
          <w:numId w:val="16"/>
        </w:numPr>
      </w:pPr>
      <w:r w:rsidRPr="00096425">
        <w:t>Foute gebruik van opslagtypen</w:t>
      </w:r>
      <w:r w:rsidR="0038416A">
        <w:t xml:space="preserve">: De meeste attributen zijn als een </w:t>
      </w:r>
      <w:proofErr w:type="spellStart"/>
      <w:r w:rsidR="0038416A">
        <w:t>varchar</w:t>
      </w:r>
      <w:proofErr w:type="spell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stParagraph"/>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stParagraph"/>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verdeelt zijn. </w:t>
      </w:r>
    </w:p>
    <w:p w:rsidR="00B730FF" w:rsidRDefault="00B730FF" w:rsidP="00B730FF">
      <w:pPr>
        <w:pStyle w:val="ListParagraph"/>
      </w:pPr>
    </w:p>
    <w:p w:rsidR="00B730FF" w:rsidRPr="00096425" w:rsidRDefault="009C1254" w:rsidP="00B730FF">
      <w:pPr>
        <w:pStyle w:val="ListParagraph"/>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Pr="00122F8D" w:rsidRDefault="00296D27"/>
    <w:p w:rsidR="002D606B" w:rsidRPr="00122F8D" w:rsidRDefault="002D606B"/>
    <w:p w:rsidR="002D606B" w:rsidRPr="00122F8D" w:rsidRDefault="002D606B"/>
    <w:p w:rsidR="002D606B" w:rsidRPr="002D606B" w:rsidRDefault="002D606B" w:rsidP="002D606B">
      <w:pPr>
        <w:pStyle w:val="Heading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Heading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gedetailleerde documentatie pagina,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ETL tool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Heading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ETL tool. De software komt vaak voor in vergelijkingen </w:t>
      </w:r>
      <w:r w:rsidR="00F62400">
        <w:t>met andere</w:t>
      </w:r>
      <w:r>
        <w:t xml:space="preserve">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Heading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Toen wij de do</w:t>
      </w:r>
      <w:r w:rsidR="00F62400">
        <w:t>cumentatie van deze ETL tool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Heading1"/>
        <w:spacing w:before="240" w:after="0" w:line="259" w:lineRule="auto"/>
        <w:contextualSpacing w:val="0"/>
      </w:pPr>
      <w:bookmarkStart w:id="10" w:name="_Toc509826160"/>
      <w:proofErr w:type="spellStart"/>
      <w:r w:rsidRPr="00647150">
        <w:lastRenderedPageBreak/>
        <w:t>Mapping</w:t>
      </w:r>
      <w:bookmarkEnd w:id="10"/>
      <w:proofErr w:type="spellEnd"/>
    </w:p>
    <w:p w:rsidR="002D606B" w:rsidRDefault="002D606B" w:rsidP="002D606B">
      <w:pPr>
        <w:pStyle w:val="Heading2"/>
      </w:pPr>
      <w:bookmarkStart w:id="11" w:name="_Toc508702556"/>
      <w:bookmarkStart w:id="12" w:name="_Toc509826161"/>
      <w:r>
        <w:t>Order</w:t>
      </w:r>
      <w:bookmarkEnd w:id="11"/>
      <w:bookmarkEnd w:id="12"/>
    </w:p>
    <w:p w:rsidR="002D606B" w:rsidRPr="002E5065" w:rsidRDefault="00122F8D" w:rsidP="002D606B">
      <w:pPr>
        <w:rPr>
          <w:b/>
        </w:rPr>
      </w:pPr>
      <w:r>
        <w:object w:dxaOrig="15991"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65.75pt" o:ole="">
            <v:imagedata r:id="rId16" o:title=""/>
          </v:shape>
          <o:OLEObject Type="Embed" ProgID="Visio.Drawing.15" ShapeID="_x0000_i1025" DrawAspect="Content" ObjectID="_1583664871" r:id="rId17"/>
        </w:object>
      </w:r>
    </w:p>
    <w:p w:rsidR="002D606B" w:rsidRDefault="002D606B" w:rsidP="002D606B">
      <w:r>
        <w:br w:type="page"/>
      </w:r>
    </w:p>
    <w:p w:rsidR="002D606B" w:rsidRDefault="002D606B" w:rsidP="002D606B">
      <w:pPr>
        <w:pStyle w:val="Heading2"/>
      </w:pPr>
      <w:bookmarkStart w:id="13" w:name="_Toc508702557"/>
      <w:bookmarkStart w:id="14" w:name="_Toc509826162"/>
      <w:r>
        <w:lastRenderedPageBreak/>
        <w:t>Training (cursus)</w:t>
      </w:r>
      <w:bookmarkEnd w:id="13"/>
      <w:bookmarkEnd w:id="14"/>
    </w:p>
    <w:p w:rsidR="002D606B" w:rsidRDefault="00122F8D" w:rsidP="002D606B">
      <w:r>
        <w:object w:dxaOrig="11625" w:dyaOrig="7711">
          <v:shape id="_x0000_i1026" type="#_x0000_t75" style="width:450.75pt;height:299.25pt" o:ole="">
            <v:imagedata r:id="rId18" o:title=""/>
          </v:shape>
          <o:OLEObject Type="Embed" ProgID="Visio.Drawing.15" ShapeID="_x0000_i1026" DrawAspect="Content" ObjectID="_1583664872" r:id="rId19"/>
        </w:object>
      </w:r>
    </w:p>
    <w:p w:rsidR="002D606B" w:rsidRDefault="002D606B" w:rsidP="002D606B"/>
    <w:p w:rsidR="002D606B" w:rsidRDefault="002D606B" w:rsidP="002D606B">
      <w:pPr>
        <w:pStyle w:val="Heading2"/>
      </w:pPr>
      <w:bookmarkStart w:id="15" w:name="_Toc508702558"/>
      <w:bookmarkStart w:id="16" w:name="_Toc509826163"/>
      <w:r>
        <w:t>Retailer_Site</w:t>
      </w:r>
      <w:bookmarkEnd w:id="15"/>
      <w:bookmarkEnd w:id="16"/>
    </w:p>
    <w:p w:rsidR="002D606B" w:rsidRDefault="00122F8D" w:rsidP="002D606B">
      <w:r>
        <w:object w:dxaOrig="13051" w:dyaOrig="7486">
          <v:shape id="_x0000_i1027" type="#_x0000_t75" style="width:450.75pt;height:258.75pt" o:ole="">
            <v:imagedata r:id="rId20" o:title=""/>
          </v:shape>
          <o:OLEObject Type="Embed" ProgID="Visio.Drawing.15" ShapeID="_x0000_i1027" DrawAspect="Content" ObjectID="_1583664873" r:id="rId21"/>
        </w:object>
      </w:r>
    </w:p>
    <w:p w:rsidR="002D606B" w:rsidRDefault="002D606B" w:rsidP="002D606B">
      <w:r>
        <w:br w:type="page"/>
      </w:r>
    </w:p>
    <w:p w:rsidR="002D606B" w:rsidRDefault="002D606B" w:rsidP="002D606B">
      <w:pPr>
        <w:pStyle w:val="Heading2"/>
      </w:pPr>
      <w:bookmarkStart w:id="17" w:name="_Toc508702559"/>
      <w:bookmarkStart w:id="18" w:name="_Toc509826164"/>
      <w:r>
        <w:lastRenderedPageBreak/>
        <w:t>Retailer</w:t>
      </w:r>
      <w:bookmarkEnd w:id="17"/>
      <w:bookmarkEnd w:id="18"/>
    </w:p>
    <w:p w:rsidR="002D606B" w:rsidRDefault="00122F8D" w:rsidP="002D606B">
      <w:r>
        <w:object w:dxaOrig="11265" w:dyaOrig="3631">
          <v:shape id="_x0000_i1028" type="#_x0000_t75" style="width:451.5pt;height:145.5pt" o:ole="">
            <v:imagedata r:id="rId22" o:title=""/>
          </v:shape>
          <o:OLEObject Type="Embed" ProgID="Visio.Drawing.15" ShapeID="_x0000_i1028" DrawAspect="Content" ObjectID="_1583664874" r:id="rId23"/>
        </w:object>
      </w:r>
    </w:p>
    <w:p w:rsidR="002D606B" w:rsidRDefault="002D606B" w:rsidP="002D606B"/>
    <w:p w:rsidR="002D606B" w:rsidRDefault="002D606B" w:rsidP="002D606B">
      <w:pPr>
        <w:pStyle w:val="Heading2"/>
      </w:pPr>
      <w:bookmarkStart w:id="19" w:name="_Toc508702560"/>
      <w:bookmarkStart w:id="20" w:name="_Toc509826165"/>
      <w:r>
        <w:t>Department &amp; Branch</w:t>
      </w:r>
      <w:bookmarkEnd w:id="19"/>
      <w:bookmarkEnd w:id="20"/>
    </w:p>
    <w:p w:rsidR="002D606B" w:rsidRDefault="00122F8D" w:rsidP="002D606B">
      <w:r>
        <w:object w:dxaOrig="12870" w:dyaOrig="10801">
          <v:shape id="_x0000_i1029" type="#_x0000_t75" style="width:450.75pt;height:378.75pt" o:ole="">
            <v:imagedata r:id="rId24" o:title=""/>
          </v:shape>
          <o:OLEObject Type="Embed" ProgID="Visio.Drawing.15" ShapeID="_x0000_i1029" DrawAspect="Content" ObjectID="_1583664875" r:id="rId25"/>
        </w:object>
      </w:r>
    </w:p>
    <w:p w:rsidR="002D606B" w:rsidRDefault="002D606B" w:rsidP="002D606B">
      <w:r>
        <w:br w:type="page"/>
      </w:r>
    </w:p>
    <w:p w:rsidR="002D606B" w:rsidRDefault="002D606B" w:rsidP="002D606B">
      <w:pPr>
        <w:pStyle w:val="Heading2"/>
      </w:pPr>
      <w:bookmarkStart w:id="21" w:name="_Toc508702561"/>
      <w:bookmarkStart w:id="22" w:name="_Toc509826166"/>
      <w:r>
        <w:lastRenderedPageBreak/>
        <w:t>Customer</w:t>
      </w:r>
      <w:bookmarkEnd w:id="21"/>
      <w:bookmarkEnd w:id="22"/>
    </w:p>
    <w:p w:rsidR="002D606B" w:rsidRDefault="008C32F9" w:rsidP="002D606B">
      <w:r>
        <w:object w:dxaOrig="12646" w:dyaOrig="8625">
          <v:shape id="_x0000_i1030" type="#_x0000_t75" style="width:450.75pt;height:307.5pt" o:ole="">
            <v:imagedata r:id="rId26" o:title=""/>
          </v:shape>
          <o:OLEObject Type="Embed" ProgID="Visio.Drawing.15" ShapeID="_x0000_i1030" DrawAspect="Content" ObjectID="_1583664876" r:id="rId27"/>
        </w:object>
      </w:r>
    </w:p>
    <w:p w:rsidR="002D606B" w:rsidRDefault="002D606B" w:rsidP="002D606B"/>
    <w:p w:rsidR="002D606B" w:rsidRDefault="002D606B" w:rsidP="002D606B">
      <w:pPr>
        <w:pStyle w:val="Heading2"/>
      </w:pPr>
      <w:bookmarkStart w:id="23" w:name="_Toc508702562"/>
      <w:bookmarkStart w:id="24" w:name="_Toc509826167"/>
      <w:r>
        <w:t>Bonus</w:t>
      </w:r>
      <w:bookmarkEnd w:id="23"/>
      <w:bookmarkEnd w:id="24"/>
    </w:p>
    <w:p w:rsidR="002D606B" w:rsidRDefault="00122F8D" w:rsidP="002D606B">
      <w:r>
        <w:object w:dxaOrig="11265" w:dyaOrig="3976">
          <v:shape id="_x0000_i1031" type="#_x0000_t75" style="width:451.5pt;height:159pt" o:ole="">
            <v:imagedata r:id="rId28" o:title=""/>
          </v:shape>
          <o:OLEObject Type="Embed" ProgID="Visio.Drawing.15" ShapeID="_x0000_i1031" DrawAspect="Content" ObjectID="_1583664877" r:id="rId29"/>
        </w:object>
      </w:r>
    </w:p>
    <w:p w:rsidR="002D606B" w:rsidRDefault="002D606B" w:rsidP="002D606B">
      <w:r>
        <w:br w:type="page"/>
      </w:r>
    </w:p>
    <w:p w:rsidR="002D606B" w:rsidRDefault="002D606B" w:rsidP="002D606B">
      <w:pPr>
        <w:pStyle w:val="Heading2"/>
      </w:pPr>
      <w:bookmarkStart w:id="25" w:name="_Toc508702563"/>
      <w:bookmarkStart w:id="26" w:name="_Toc509826168"/>
      <w:r>
        <w:lastRenderedPageBreak/>
        <w:t>Product</w:t>
      </w:r>
      <w:bookmarkEnd w:id="25"/>
      <w:bookmarkEnd w:id="26"/>
    </w:p>
    <w:p w:rsidR="002D606B" w:rsidRDefault="00122F8D" w:rsidP="002D606B">
      <w:r>
        <w:object w:dxaOrig="16245" w:dyaOrig="16486">
          <v:shape id="_x0000_i1032" type="#_x0000_t75" style="width:450.75pt;height:457.5pt" o:ole="">
            <v:imagedata r:id="rId30" o:title=""/>
          </v:shape>
          <o:OLEObject Type="Embed" ProgID="Visio.Drawing.15" ShapeID="_x0000_i1032" DrawAspect="Content" ObjectID="_1583664878" r:id="rId31"/>
        </w:object>
      </w:r>
    </w:p>
    <w:p w:rsidR="002D606B" w:rsidRPr="005A2DAF" w:rsidRDefault="002D606B" w:rsidP="002D606B"/>
    <w:p w:rsidR="002D606B" w:rsidRDefault="002D606B" w:rsidP="002D606B">
      <w:pPr>
        <w:pStyle w:val="Heading2"/>
      </w:pPr>
      <w:bookmarkStart w:id="27" w:name="_Toc509826169"/>
      <w:r>
        <w:lastRenderedPageBreak/>
        <w:t>Order Item</w:t>
      </w:r>
      <w:bookmarkEnd w:id="27"/>
    </w:p>
    <w:p w:rsidR="002D606B" w:rsidRDefault="00360E15" w:rsidP="002D606B">
      <w:r>
        <w:object w:dxaOrig="11370" w:dyaOrig="8325">
          <v:shape id="_x0000_i1033" type="#_x0000_t75" style="width:450.75pt;height:330pt" o:ole="">
            <v:imagedata r:id="rId32" o:title=""/>
          </v:shape>
          <o:OLEObject Type="Embed" ProgID="Visio.Drawing.15" ShapeID="_x0000_i1033" DrawAspect="Content" ObjectID="_1583664879" r:id="rId33"/>
        </w:object>
      </w:r>
    </w:p>
    <w:p w:rsidR="002D606B" w:rsidRDefault="002D606B" w:rsidP="002D606B">
      <w:pPr>
        <w:pStyle w:val="Heading2"/>
      </w:pPr>
      <w:bookmarkStart w:id="28" w:name="_Toc509826170"/>
      <w:r>
        <w:t>Product Type</w:t>
      </w:r>
      <w:bookmarkEnd w:id="28"/>
    </w:p>
    <w:p w:rsidR="002D606B" w:rsidRDefault="00360E15" w:rsidP="002D606B">
      <w:r>
        <w:object w:dxaOrig="11535" w:dyaOrig="3555">
          <v:shape id="_x0000_i1034" type="#_x0000_t75" style="width:450.75pt;height:138.75pt" o:ole="">
            <v:imagedata r:id="rId34" o:title=""/>
          </v:shape>
          <o:OLEObject Type="Embed" ProgID="Visio.Drawing.15" ShapeID="_x0000_i1034" DrawAspect="Content" ObjectID="_1583664880" r:id="rId35"/>
        </w:object>
      </w:r>
    </w:p>
    <w:p w:rsidR="002D606B" w:rsidRDefault="002D606B" w:rsidP="002D606B">
      <w:pPr>
        <w:pStyle w:val="Heading2"/>
      </w:pPr>
      <w:bookmarkStart w:id="29" w:name="_Toc509826171"/>
      <w:r>
        <w:t>Product Line</w:t>
      </w:r>
      <w:bookmarkEnd w:id="29"/>
    </w:p>
    <w:p w:rsidR="002D606B" w:rsidRDefault="00360E15" w:rsidP="002D606B">
      <w:r>
        <w:object w:dxaOrig="11536" w:dyaOrig="3346">
          <v:shape id="_x0000_i1035" type="#_x0000_t75" style="width:450.75pt;height:130.5pt" o:ole="">
            <v:imagedata r:id="rId36" o:title=""/>
          </v:shape>
          <o:OLEObject Type="Embed" ProgID="Visio.Drawing.15" ShapeID="_x0000_i1035" DrawAspect="Content" ObjectID="_1583664881" r:id="rId37"/>
        </w:object>
      </w:r>
    </w:p>
    <w:p w:rsidR="002D606B" w:rsidRDefault="002D606B" w:rsidP="002D606B">
      <w:pPr>
        <w:pStyle w:val="Heading2"/>
      </w:pPr>
      <w:bookmarkStart w:id="30" w:name="_Toc509826172"/>
      <w:r>
        <w:lastRenderedPageBreak/>
        <w:t>Employee</w:t>
      </w:r>
      <w:bookmarkEnd w:id="30"/>
    </w:p>
    <w:p w:rsidR="002D606B" w:rsidRDefault="00360E15" w:rsidP="002D606B">
      <w:r>
        <w:object w:dxaOrig="15046" w:dyaOrig="14266">
          <v:shape id="_x0000_i1036" type="#_x0000_t75" style="width:450.75pt;height:427.5pt" o:ole="">
            <v:imagedata r:id="rId38" o:title=""/>
          </v:shape>
          <o:OLEObject Type="Embed" ProgID="Visio.Drawing.15" ShapeID="_x0000_i1036" DrawAspect="Content" ObjectID="_1583664882" r:id="rId39"/>
        </w:object>
      </w:r>
    </w:p>
    <w:p w:rsidR="002D606B" w:rsidRDefault="002D606B" w:rsidP="002D606B">
      <w:pPr>
        <w:pStyle w:val="Heading2"/>
      </w:pPr>
      <w:bookmarkStart w:id="31" w:name="_Toc509826173"/>
      <w:r>
        <w:t>Sales Target</w:t>
      </w:r>
      <w:bookmarkEnd w:id="31"/>
    </w:p>
    <w:p w:rsidR="002D606B" w:rsidRDefault="00360E15" w:rsidP="002D606B">
      <w:r>
        <w:object w:dxaOrig="14626" w:dyaOrig="5356">
          <v:shape id="_x0000_i1037" type="#_x0000_t75" style="width:451.5pt;height:165pt" o:ole="">
            <v:imagedata r:id="rId40" o:title=""/>
          </v:shape>
          <o:OLEObject Type="Embed" ProgID="Visio.Drawing.15" ShapeID="_x0000_i1037" DrawAspect="Content" ObjectID="_1583664883" r:id="rId41"/>
        </w:object>
      </w:r>
    </w:p>
    <w:p w:rsidR="002D606B" w:rsidRDefault="002D606B" w:rsidP="002D606B">
      <w:pPr>
        <w:pStyle w:val="Heading2"/>
      </w:pPr>
      <w:bookmarkStart w:id="32" w:name="_Toc509826174"/>
      <w:r>
        <w:lastRenderedPageBreak/>
        <w:t>Position</w:t>
      </w:r>
      <w:bookmarkEnd w:id="32"/>
    </w:p>
    <w:p w:rsidR="002D606B" w:rsidRDefault="005E02F9" w:rsidP="002D606B">
      <w:r>
        <w:object w:dxaOrig="14175" w:dyaOrig="3886">
          <v:shape id="_x0000_i1038" type="#_x0000_t75" style="width:450.75pt;height:123.75pt" o:ole="">
            <v:imagedata r:id="rId42" o:title=""/>
          </v:shape>
          <o:OLEObject Type="Embed" ProgID="Visio.Drawing.15" ShapeID="_x0000_i1038" DrawAspect="Content" ObjectID="_1583664884" r:id="rId43"/>
        </w:object>
      </w:r>
    </w:p>
    <w:p w:rsidR="002D606B" w:rsidRDefault="002D606B" w:rsidP="002D606B"/>
    <w:p w:rsidR="002D606B" w:rsidRDefault="002D606B" w:rsidP="002D606B">
      <w:pPr>
        <w:sectPr w:rsidR="002D606B" w:rsidSect="00296D27">
          <w:footerReference w:type="default" r:id="rId44"/>
          <w:footerReference w:type="first" r:id="rId45"/>
          <w:pgSz w:w="11906" w:h="16838" w:code="9"/>
          <w:pgMar w:top="1440" w:right="1440" w:bottom="1440" w:left="1440" w:header="709" w:footer="709" w:gutter="0"/>
          <w:cols w:space="708"/>
          <w:titlePg/>
          <w:docGrid w:linePitch="360"/>
        </w:sect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900"/>
        <w:gridCol w:w="2550"/>
        <w:tblGridChange w:id="33">
          <w:tblGrid>
            <w:gridCol w:w="1116"/>
            <w:gridCol w:w="1472"/>
            <w:gridCol w:w="1134"/>
            <w:gridCol w:w="210"/>
            <w:gridCol w:w="1207"/>
            <w:gridCol w:w="210"/>
            <w:gridCol w:w="1207"/>
            <w:gridCol w:w="353"/>
            <w:gridCol w:w="1065"/>
            <w:gridCol w:w="1095"/>
            <w:gridCol w:w="417"/>
            <w:gridCol w:w="900"/>
            <w:gridCol w:w="195"/>
            <w:gridCol w:w="900"/>
            <w:gridCol w:w="1455"/>
            <w:gridCol w:w="1095"/>
          </w:tblGrid>
        </w:tblGridChange>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9F23DE"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w:t>
            </w:r>
            <w:ins w:id="34" w:author="cas ros" w:date="2018-03-13T11:28:00Z">
              <w:r w:rsidRPr="00663F12">
                <w:rPr>
                  <w:rFonts w:cs="Arial"/>
                  <w:bCs/>
                  <w:szCs w:val="16"/>
                </w:rPr>
                <w:t>i</w:t>
              </w:r>
            </w:ins>
            <w:del w:id="35" w:author="cas ros" w:date="2018-03-13T11:28:00Z">
              <w:r w:rsidRPr="00663F12" w:rsidDel="0023325B">
                <w:rPr>
                  <w:rFonts w:cs="Arial"/>
                  <w:bCs/>
                  <w:szCs w:val="16"/>
                </w:rPr>
                <w:delText>I</w:delText>
              </w:r>
            </w:del>
            <w:r w:rsidRPr="00663F12">
              <w:rPr>
                <w:rFonts w:cs="Arial"/>
                <w:bCs/>
                <w:szCs w:val="16"/>
              </w:rPr>
              <w:t>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del w:id="36" w:author="cas ros" w:date="2018-03-13T11:22:00Z">
              <w:r w:rsidRPr="00663F12" w:rsidDel="0056224E">
                <w:rPr>
                  <w:rFonts w:cs="Arial"/>
                  <w:bCs/>
                  <w:szCs w:val="16"/>
                </w:rPr>
                <w:delText xml:space="preserve"> / Sales_Order_Item</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del w:id="37" w:author="cas ros" w:date="2018-03-13T11:22:00Z">
              <w:r w:rsidRPr="00663F12" w:rsidDel="0056224E">
                <w:rPr>
                  <w:rFonts w:cs="Arial"/>
                  <w:bCs/>
                  <w:szCs w:val="16"/>
                </w:rPr>
                <w:delText xml:space="preserve"> / Quantity</w:delText>
              </w:r>
            </w:del>
          </w:p>
        </w:tc>
        <w:tc>
          <w:tcPr>
            <w:tcW w:w="2160" w:type="dxa"/>
            <w:tcBorders>
              <w:top w:val="single" w:sz="4" w:space="0" w:color="auto"/>
              <w:left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del w:id="38" w:author="cas ros" w:date="2018-03-13T11:23:00Z">
              <w:r w:rsidRPr="00663F12" w:rsidDel="0056224E">
                <w:rPr>
                  <w:rFonts w:ascii="Arial" w:hAnsi="Arial" w:cs="Arial"/>
                  <w:bCs/>
                  <w:sz w:val="16"/>
                  <w:szCs w:val="16"/>
                </w:rPr>
                <w:delText xml:space="preserve"> / </w:delText>
              </w:r>
            </w:del>
            <w:del w:id="39" w:author="cas ros" w:date="2018-03-13T11:22: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40" w:author="cas ros" w:date="2018-03-13T11:22:00Z">
              <w:r w:rsidRPr="00663F12">
                <w:rPr>
                  <w:rFonts w:cs="Arial"/>
                  <w:bCs/>
                  <w:szCs w:val="16"/>
                </w:rPr>
                <w:t>Sales_Order_Item</w:t>
              </w:r>
            </w:ins>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41" w:author="cas ros" w:date="2018-03-13T11:22:00Z">
              <w:r w:rsidRPr="00663F12">
                <w:rPr>
                  <w:rFonts w:cs="Arial"/>
                  <w:bCs/>
                  <w:szCs w:val="16"/>
                </w:rPr>
                <w:t>Quantity</w:t>
              </w:r>
            </w:ins>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ins w:id="42" w:author="cas ros" w:date="2018-03-13T11:22:00Z">
              <w:r w:rsidRPr="00663F12">
                <w:rPr>
                  <w:rFonts w:ascii="Arial" w:hAnsi="Arial" w:cs="Arial"/>
                  <w:bCs/>
                  <w:sz w:val="16"/>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3" w:author="cas ros" w:date="2018-03-13T11:28:00Z">
              <w:r w:rsidRPr="00663F12">
                <w:rPr>
                  <w:rFonts w:cs="Arial"/>
                  <w:bCs/>
                  <w:szCs w:val="16"/>
                </w:rPr>
                <w:t>t</w:t>
              </w:r>
            </w:ins>
            <w:del w:id="44" w:author="cas ros" w:date="2018-03-13T11:28:00Z">
              <w:r w:rsidRPr="00663F12" w:rsidDel="0023325B">
                <w:rPr>
                  <w:rFonts w:cs="Arial"/>
                  <w:bCs/>
                  <w:szCs w:val="16"/>
                </w:rPr>
                <w:delText>T</w:delText>
              </w:r>
            </w:del>
            <w:r w:rsidRPr="00663F12">
              <w:rPr>
                <w:rFonts w:cs="Arial"/>
                <w:bCs/>
                <w:szCs w:val="16"/>
              </w:rPr>
              <w: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5" w:author="cas ros" w:date="2018-03-13T11:28:00Z">
              <w:r w:rsidRPr="00663F12">
                <w:rPr>
                  <w:rFonts w:cs="Arial"/>
                  <w:bCs/>
                  <w:szCs w:val="16"/>
                </w:rPr>
                <w:t>l</w:t>
              </w:r>
            </w:ins>
            <w:del w:id="46" w:author="cas ros" w:date="2018-03-13T11:28:00Z">
              <w:r w:rsidRPr="00663F12" w:rsidDel="0023325B">
                <w:rPr>
                  <w:rFonts w:cs="Arial"/>
                  <w:bCs/>
                  <w:szCs w:val="16"/>
                </w:rPr>
                <w:delText>l</w:delText>
              </w:r>
            </w:del>
            <w:r w:rsidRPr="00663F12">
              <w:rPr>
                <w:rFonts w:cs="Arial"/>
                <w:bCs/>
                <w:szCs w:val="16"/>
              </w:rPr>
              <w:t>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47" w:author="cas ros" w:date="2018-03-13T11:23: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del w:id="48" w:author="cas ros" w:date="2018-03-13T11:24:00Z">
              <w:r w:rsidRPr="00663F12" w:rsidDel="0056224E">
                <w:rPr>
                  <w:rFonts w:cs="Arial"/>
                  <w:bCs/>
                  <w:szCs w:val="16"/>
                </w:rPr>
                <w:delText xml:space="preserve"> / Emp_id</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del w:id="49" w:author="cas ros" w:date="2018-03-13T11:23:00Z">
              <w:r w:rsidRPr="00663F12" w:rsidDel="0056224E">
                <w:rPr>
                  <w:rFonts w:ascii="Arial" w:hAnsi="Arial" w:cs="Arial"/>
                  <w:bCs/>
                  <w:sz w:val="16"/>
                  <w:szCs w:val="16"/>
                </w:rPr>
                <w:delText xml:space="preserve"> / 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0" w:author="cas ros" w:date="2018-03-13T11:23: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1" w:author="cas ros" w:date="2018-03-13T11:24:00Z">
              <w:r w:rsidRPr="00663F12">
                <w:rPr>
                  <w:rFonts w:cs="Arial"/>
                  <w:bCs/>
                  <w:szCs w:val="16"/>
                </w:rPr>
                <w:t>Emp_id</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2" w:author="cas ros" w:date="2018-03-13T11:23: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53" w:author="cas ros" w:date="2018-03-13T11:24: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del w:id="54" w:author="cas ros" w:date="2018-03-13T11:25:00Z">
              <w:r w:rsidRPr="00663F12" w:rsidDel="0056224E">
                <w:rPr>
                  <w:rFonts w:cs="Arial"/>
                  <w:bCs/>
                  <w:szCs w:val="16"/>
                </w:rPr>
                <w:delText xml:space="preserve"> / Emp_fname</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w:t>
            </w:r>
            <w:del w:id="55"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6" w:author="cas ros" w:date="2018-03-13T11:24: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7" w:author="cas ros" w:date="2018-03-13T11:25:00Z">
              <w:r w:rsidRPr="00663F12">
                <w:rPr>
                  <w:rFonts w:cs="Arial"/>
                  <w:bCs/>
                  <w:szCs w:val="16"/>
                </w:rPr>
                <w:t>Emp_fname</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8"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59"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60" w:author="cas ros" w:date="2018-03-13T11:25:00Z">
            <w:trPr>
              <w:gridAfter w:val="0"/>
              <w:trHeight w:val="353"/>
            </w:trPr>
          </w:trPrChange>
        </w:trPr>
        <w:tc>
          <w:tcPr>
            <w:tcW w:w="1116" w:type="dxa"/>
            <w:vMerge/>
            <w:tcBorders>
              <w:left w:val="single" w:sz="4" w:space="0" w:color="auto"/>
              <w:right w:val="single" w:sz="4" w:space="0" w:color="auto"/>
            </w:tcBorders>
            <w:vAlign w:val="center"/>
            <w:tcPrChange w:id="61"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62" w:author="cas ros" w:date="2018-03-13T11:25: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Change w:id="63" w:author="cas ros" w:date="2018-03-13T11:25: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Change w:id="64"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65" w:author="cas ros" w:date="2018-03-13T11:25: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Change w:id="66"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del w:id="67" w:author="cas ros" w:date="2018-03-13T11:25:00Z">
              <w:r w:rsidRPr="00663F12" w:rsidDel="0056224E">
                <w:rPr>
                  <w:rFonts w:cs="Arial"/>
                  <w:bCs/>
                  <w:szCs w:val="16"/>
                </w:rPr>
                <w:delText xml:space="preserve"> / Emp_lname</w:delText>
              </w:r>
            </w:del>
          </w:p>
        </w:tc>
        <w:tc>
          <w:tcPr>
            <w:tcW w:w="2160" w:type="dxa"/>
            <w:tcBorders>
              <w:top w:val="single" w:sz="4" w:space="0" w:color="auto"/>
              <w:left w:val="single" w:sz="4" w:space="0" w:color="auto"/>
              <w:bottom w:val="single" w:sz="4" w:space="0" w:color="auto"/>
              <w:right w:val="single" w:sz="4" w:space="0" w:color="auto"/>
            </w:tcBorders>
            <w:tcPrChange w:id="68"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NVARCHAR(30)</w:t>
            </w:r>
            <w:del w:id="69"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Change w:id="70" w:author="cas ros" w:date="2018-03-13T11:25: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71" w:author="cas ros" w:date="2018-03-13T11:25: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72" w:author="cas ros" w:date="2018-03-13T11:25: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73"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74" w:author="cas ros" w:date="2018-03-13T11:25:00Z">
            <w:trPr>
              <w:gridAfter w:val="0"/>
              <w:trHeight w:val="352"/>
            </w:trPr>
          </w:trPrChange>
        </w:trPr>
        <w:tc>
          <w:tcPr>
            <w:tcW w:w="1116" w:type="dxa"/>
            <w:vMerge/>
            <w:tcBorders>
              <w:left w:val="single" w:sz="4" w:space="0" w:color="auto"/>
              <w:right w:val="single" w:sz="4" w:space="0" w:color="auto"/>
            </w:tcBorders>
            <w:vAlign w:val="center"/>
            <w:tcPrChange w:id="75"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76" w:author="cas ros" w:date="2018-03-13T11:25: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77" w:author="cas ros" w:date="2018-03-13T11:25: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78"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79" w:author="cas ros" w:date="2018-03-13T11:25: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80"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81" w:author="cas ros" w:date="2018-03-13T11:25:00Z">
              <w:r w:rsidRPr="00663F12">
                <w:rPr>
                  <w:rFonts w:cs="Arial"/>
                  <w:bCs/>
                  <w:szCs w:val="16"/>
                </w:rPr>
                <w:t>Emp_lname</w:t>
              </w:r>
            </w:ins>
            <w:proofErr w:type="spellEnd"/>
          </w:p>
        </w:tc>
        <w:tc>
          <w:tcPr>
            <w:tcW w:w="2160" w:type="dxa"/>
            <w:tcBorders>
              <w:top w:val="single" w:sz="4" w:space="0" w:color="auto"/>
              <w:left w:val="single" w:sz="4" w:space="0" w:color="auto"/>
              <w:bottom w:val="single" w:sz="4" w:space="0" w:color="auto"/>
              <w:right w:val="single" w:sz="4" w:space="0" w:color="auto"/>
            </w:tcBorders>
            <w:tcPrChange w:id="82"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83"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Change w:id="84" w:author="cas ros" w:date="2018-03-13T11:25: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85" w:author="cas ros" w:date="2018-03-13T11:25: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86" w:author="cas ros" w:date="2018-03-13T11:25: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87"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88" w:author="cas ros" w:date="2018-03-13T11:26:00Z">
            <w:trPr>
              <w:gridAfter w:val="0"/>
              <w:trHeight w:val="353"/>
            </w:trPr>
          </w:trPrChange>
        </w:trPr>
        <w:tc>
          <w:tcPr>
            <w:tcW w:w="1116" w:type="dxa"/>
            <w:vMerge/>
            <w:tcBorders>
              <w:left w:val="single" w:sz="4" w:space="0" w:color="auto"/>
              <w:right w:val="single" w:sz="4" w:space="0" w:color="auto"/>
            </w:tcBorders>
            <w:vAlign w:val="center"/>
            <w:tcPrChange w:id="89"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90" w:author="cas ros" w:date="2018-03-13T11:26: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Change w:id="91" w:author="cas ros" w:date="2018-03-13T11:26: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Change w:id="92"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93" w:author="cas ros" w:date="2018-03-13T11:27:00Z">
              <w:r w:rsidRPr="00663F12" w:rsidDel="0056224E">
                <w:rPr>
                  <w:rFonts w:cs="Arial"/>
                  <w:bCs/>
                  <w:szCs w:val="16"/>
                </w:rPr>
                <w:delText xml:space="preserve"> / </w:delText>
              </w:r>
            </w:del>
            <w:del w:id="94" w:author="cas ros" w:date="2018-03-13T11:26:00Z">
              <w:r w:rsidRPr="00663F12" w:rsidDel="0056224E">
                <w:rPr>
                  <w:rFonts w:cs="Arial"/>
                  <w:bCs/>
                  <w:szCs w:val="16"/>
                </w:rPr>
                <w:delText>Employee</w:delText>
              </w:r>
            </w:del>
          </w:p>
        </w:tc>
        <w:tc>
          <w:tcPr>
            <w:tcW w:w="1560" w:type="dxa"/>
            <w:tcBorders>
              <w:top w:val="single" w:sz="4" w:space="0" w:color="auto"/>
              <w:left w:val="single" w:sz="4" w:space="0" w:color="auto"/>
              <w:bottom w:val="single" w:sz="4" w:space="0" w:color="auto"/>
              <w:right w:val="single" w:sz="4" w:space="0" w:color="auto"/>
            </w:tcBorders>
            <w:tcPrChange w:id="95"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del w:id="96" w:author="cas ros" w:date="2018-03-13T11:26:00Z">
              <w:r w:rsidRPr="00663F12" w:rsidDel="0056224E">
                <w:rPr>
                  <w:rFonts w:cs="Arial"/>
                  <w:bCs/>
                  <w:szCs w:val="16"/>
                </w:rPr>
                <w:delText xml:space="preserve">Manager_id / </w:delText>
              </w:r>
            </w:del>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Change w:id="97"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del w:id="98" w:author="cas ros" w:date="2018-03-13T11:27:00Z">
              <w:r w:rsidRPr="00663F12" w:rsidDel="0056224E">
                <w:rPr>
                  <w:rFonts w:ascii="Arial" w:hAnsi="Arial" w:cs="Arial"/>
                  <w:bCs/>
                  <w:sz w:val="16"/>
                  <w:szCs w:val="16"/>
                </w:rPr>
                <w:delText xml:space="preserve"> / </w:delText>
              </w:r>
            </w:del>
            <w:del w:id="99" w:author="cas ros" w:date="2018-03-13T11:26: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Change w:id="100" w:author="cas ros" w:date="2018-03-13T11:26: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101" w:author="cas ros" w:date="2018-03-13T11:26: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102" w:author="cas ros" w:date="2018-03-13T11:26: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103"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104" w:author="cas ros" w:date="2018-03-13T11:26:00Z">
            <w:trPr>
              <w:gridAfter w:val="0"/>
              <w:trHeight w:val="352"/>
            </w:trPr>
          </w:trPrChange>
        </w:trPr>
        <w:tc>
          <w:tcPr>
            <w:tcW w:w="1116" w:type="dxa"/>
            <w:vMerge/>
            <w:tcBorders>
              <w:left w:val="single" w:sz="4" w:space="0" w:color="auto"/>
              <w:right w:val="single" w:sz="4" w:space="0" w:color="auto"/>
            </w:tcBorders>
            <w:vAlign w:val="center"/>
            <w:tcPrChange w:id="105"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106" w:author="cas ros" w:date="2018-03-13T11:26: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107" w:author="cas ros" w:date="2018-03-13T11:26: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108"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09" w:author="cas ros" w:date="2018-03-13T11:26: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110"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111" w:author="cas ros" w:date="2018-03-13T11:26:00Z">
              <w:r w:rsidRPr="00663F12">
                <w:rPr>
                  <w:rFonts w:cs="Arial"/>
                  <w:bCs/>
                  <w:szCs w:val="16"/>
                </w:rPr>
                <w:t>Manager_id</w:t>
              </w:r>
            </w:ins>
            <w:proofErr w:type="spellEnd"/>
          </w:p>
        </w:tc>
        <w:tc>
          <w:tcPr>
            <w:tcW w:w="2160" w:type="dxa"/>
            <w:tcBorders>
              <w:top w:val="single" w:sz="4" w:space="0" w:color="auto"/>
              <w:left w:val="single" w:sz="4" w:space="0" w:color="auto"/>
              <w:bottom w:val="single" w:sz="4" w:space="0" w:color="auto"/>
              <w:right w:val="single" w:sz="4" w:space="0" w:color="auto"/>
            </w:tcBorders>
            <w:tcPrChange w:id="112"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3" w:author="cas ros" w:date="2018-03-13T11:26: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Change w:id="114" w:author="cas ros" w:date="2018-03-13T11:26: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115" w:author="cas ros" w:date="2018-03-13T11:26: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116" w:author="cas ros" w:date="2018-03-13T11:26: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w:t>
            </w:r>
            <w:ins w:id="117" w:author="cas ros" w:date="2018-03-13T11:28:00Z">
              <w:r w:rsidRPr="00663F12">
                <w:rPr>
                  <w:rFonts w:cs="Arial"/>
                  <w:bCs/>
                  <w:szCs w:val="16"/>
                </w:rPr>
                <w:t>t</w:t>
              </w:r>
            </w:ins>
            <w:del w:id="118" w:author="cas ros" w:date="2018-03-13T11:28:00Z">
              <w:r w:rsidRPr="00663F12" w:rsidDel="0023325B">
                <w:rPr>
                  <w:rFonts w:cs="Arial"/>
                  <w:bCs/>
                  <w:szCs w:val="16"/>
                </w:rPr>
                <w:delText>T</w:delText>
              </w:r>
            </w:del>
            <w:r w:rsidRPr="00663F12">
              <w:rPr>
                <w:rFonts w:cs="Arial"/>
                <w:bCs/>
                <w:szCs w:val="16"/>
              </w:rPr>
              <w: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122F8D"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Heading1"/>
        <w:spacing w:before="240" w:after="0" w:line="259" w:lineRule="auto"/>
        <w:contextualSpacing w:val="0"/>
      </w:pPr>
      <w:bookmarkStart w:id="119" w:name="_Toc509826175"/>
      <w:r>
        <w:lastRenderedPageBreak/>
        <w:t>Aanpak</w:t>
      </w:r>
      <w:bookmarkEnd w:id="119"/>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Heading1"/>
        <w:spacing w:before="240" w:after="0" w:line="259" w:lineRule="auto"/>
        <w:contextualSpacing w:val="0"/>
        <w:rPr>
          <w:shd w:val="clear" w:color="auto" w:fill="FFFFFF"/>
        </w:rPr>
      </w:pPr>
      <w:bookmarkStart w:id="120" w:name="_Toc509826176"/>
      <w:r>
        <w:rPr>
          <w:shd w:val="clear" w:color="auto" w:fill="FFFFFF"/>
        </w:rPr>
        <w:t>Testen</w:t>
      </w:r>
      <w:bookmarkEnd w:id="120"/>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stParagraph"/>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stParagraph"/>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2D606B" w:rsidP="002D606B">
      <w:pPr>
        <w:pStyle w:val="ListParagraph"/>
        <w:numPr>
          <w:ilvl w:val="0"/>
          <w:numId w:val="18"/>
        </w:numPr>
        <w:spacing w:before="0" w:line="276" w:lineRule="auto"/>
      </w:pPr>
      <w:proofErr w:type="spellStart"/>
      <w:r>
        <w:t>Domeincontrolles</w:t>
      </w:r>
      <w:proofErr w:type="spellEnd"/>
      <w:r>
        <w:t xml:space="preserve">: Met </w:t>
      </w:r>
      <w:proofErr w:type="spellStart"/>
      <w:r>
        <w:t>domeincontrolles</w:t>
      </w:r>
      <w:proofErr w:type="spellEnd"/>
      <w:r>
        <w:t xml:space="preserve"> controleren we of de waardes die we migreren wel geldig zijn.</w:t>
      </w:r>
    </w:p>
    <w:p w:rsidR="002D606B" w:rsidRDefault="002D606B" w:rsidP="002D606B">
      <w:pPr>
        <w:pStyle w:val="ListParagraph"/>
        <w:numPr>
          <w:ilvl w:val="0"/>
          <w:numId w:val="18"/>
        </w:numPr>
        <w:spacing w:before="0" w:line="276" w:lineRule="auto"/>
      </w:pPr>
      <w:proofErr w:type="spellStart"/>
      <w:r>
        <w:t>Bedrijfsregelcontrolles</w:t>
      </w:r>
      <w:proofErr w:type="spellEnd"/>
      <w:r>
        <w:t>: door te controleren of er geen bedrijfsregels overtreden zijn door de te migreren data, kunnen we bepalen of de kwaliteit van de data goed is.</w:t>
      </w:r>
    </w:p>
    <w:p w:rsidR="002D606B" w:rsidRPr="00006B74" w:rsidRDefault="002D606B" w:rsidP="002D606B">
      <w:pPr>
        <w:pStyle w:val="ListParagraph"/>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9F23DE" w:rsidRDefault="009F23DE" w:rsidP="009F23DE">
      <w:pPr>
        <w:pStyle w:val="Heading1"/>
        <w:spacing w:before="240" w:after="0" w:line="256" w:lineRule="auto"/>
        <w:rPr>
          <w:shd w:val="clear" w:color="auto" w:fill="FFFFFF"/>
        </w:rPr>
      </w:pPr>
      <w:r>
        <w:rPr>
          <w:shd w:val="clear" w:color="auto" w:fill="FFFFFF"/>
        </w:rPr>
        <w:t>Evaluatie</w:t>
      </w:r>
    </w:p>
    <w:p w:rsidR="002D606B" w:rsidRPr="002D606B" w:rsidRDefault="009F23DE">
      <w:r>
        <w:t xml:space="preserve">Na de migratie hebben we geëvalueerd over wat er goed gegaan is en wat we beter kunnen doen de volgende keer.  Het belangrijkste is dat je zonder een goede voorbereiding nergens bent. Op het moment dat er een goed plan van aanpak is, de juiste afspraken zijn gemaakt en de </w:t>
      </w:r>
      <w:proofErr w:type="spellStart"/>
      <w:r>
        <w:t>mappings</w:t>
      </w:r>
      <w:proofErr w:type="spellEnd"/>
      <w:r>
        <w:t xml:space="preserve"> correct geformuleerd zijn, weet je bijna zeker dat de migratie succesvol plaats gaat vinden. Tijdens de migratie merkte we wel dat er sommige aspecten beter achteraf gedaan konden worden. Zoals de auto incrementeel attributen achteraf te implementeren in plaats van vooraf, want tijdens de migratie zorgde dat voor enkele problemen. Het is ook zeer van belang dat alle data van te voren goed bestudeerd wordt en </w:t>
      </w:r>
      <w:proofErr w:type="spellStart"/>
      <w:r>
        <w:t>gechecked</w:t>
      </w:r>
      <w:bookmarkStart w:id="121" w:name="_GoBack"/>
      <w:bookmarkEnd w:id="121"/>
      <w:proofErr w:type="spellEnd"/>
      <w:r>
        <w:t xml:space="preserve"> is of de juiste data klaar staat om gemigreerd te worden. Als je achteraf er achter komt dat het niet de juiste data was dan moet je het helemaal proces opnieuw doen en dan verlies je veel kostbare tijd. We hebben veel geleerd van de gemaakte fouten.</w:t>
      </w:r>
    </w:p>
    <w:sectPr w:rsidR="002D606B" w:rsidRPr="002D606B">
      <w:footerReference w:type="default" r:id="rId4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0230" w:rsidRDefault="00C50230" w:rsidP="00C6554A">
      <w:pPr>
        <w:spacing w:before="0" w:after="0" w:line="240" w:lineRule="auto"/>
      </w:pPr>
      <w:r>
        <w:separator/>
      </w:r>
    </w:p>
  </w:endnote>
  <w:endnote w:type="continuationSeparator" w:id="0">
    <w:p w:rsidR="00C50230" w:rsidRDefault="00C5023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288525"/>
      <w:docPartObj>
        <w:docPartGallery w:val="Page Numbers (Bottom of Page)"/>
        <w:docPartUnique/>
      </w:docPartObj>
    </w:sdtPr>
    <w:sdtEndPr/>
    <w:sdtContent>
      <w:p w:rsidR="00265CAC" w:rsidRDefault="00265CAC">
        <w:pPr>
          <w:pStyle w:val="Footer"/>
        </w:pPr>
        <w:r>
          <w:fldChar w:fldCharType="begin"/>
        </w:r>
        <w:r>
          <w:instrText>PAGE   \* MERGEFORMAT</w:instrText>
        </w:r>
        <w:r>
          <w:fldChar w:fldCharType="separate"/>
        </w:r>
        <w:r w:rsidR="009F23DE">
          <w:rPr>
            <w:noProof/>
          </w:rPr>
          <w:t>19</w:t>
        </w:r>
        <w:r>
          <w:fldChar w:fldCharType="end"/>
        </w:r>
      </w:p>
    </w:sdtContent>
  </w:sdt>
  <w:p w:rsidR="00265CAC" w:rsidRDefault="00265C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CAC" w:rsidRDefault="00265CAC" w:rsidP="00296D27">
    <w:pPr>
      <w:pStyle w:val="Footer"/>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CAC" w:rsidRDefault="00265CAC">
    <w:pPr>
      <w:pStyle w:val="Footer"/>
    </w:pPr>
    <w:r>
      <w:t xml:space="preserve">Page </w:t>
    </w:r>
    <w:r>
      <w:fldChar w:fldCharType="begin"/>
    </w:r>
    <w:r>
      <w:instrText xml:space="preserve"> PAGE  \* Arabic  \* MERGEFORMAT </w:instrText>
    </w:r>
    <w:r>
      <w:fldChar w:fldCharType="separate"/>
    </w:r>
    <w:r w:rsidR="009F23D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0230" w:rsidRDefault="00C50230" w:rsidP="00C6554A">
      <w:pPr>
        <w:spacing w:before="0" w:after="0" w:line="240" w:lineRule="auto"/>
      </w:pPr>
      <w:r>
        <w:separator/>
      </w:r>
    </w:p>
  </w:footnote>
  <w:footnote w:type="continuationSeparator" w:id="0">
    <w:p w:rsidR="00C50230" w:rsidRDefault="00C50230"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 ros">
    <w15:presenceInfo w15:providerId="Windows Live" w15:userId="92e411968f068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96425"/>
    <w:rsid w:val="00122F8D"/>
    <w:rsid w:val="00130DDE"/>
    <w:rsid w:val="00182BE1"/>
    <w:rsid w:val="00222923"/>
    <w:rsid w:val="002554CD"/>
    <w:rsid w:val="00265CAC"/>
    <w:rsid w:val="00293B83"/>
    <w:rsid w:val="00296D27"/>
    <w:rsid w:val="002B4294"/>
    <w:rsid w:val="002C2661"/>
    <w:rsid w:val="002D606B"/>
    <w:rsid w:val="00333D0D"/>
    <w:rsid w:val="00360E15"/>
    <w:rsid w:val="0038416A"/>
    <w:rsid w:val="003A290A"/>
    <w:rsid w:val="00400233"/>
    <w:rsid w:val="004060B9"/>
    <w:rsid w:val="00427C70"/>
    <w:rsid w:val="004C049F"/>
    <w:rsid w:val="005000E2"/>
    <w:rsid w:val="005045AE"/>
    <w:rsid w:val="0051193B"/>
    <w:rsid w:val="005467EA"/>
    <w:rsid w:val="005E02F9"/>
    <w:rsid w:val="00634D2B"/>
    <w:rsid w:val="00663F12"/>
    <w:rsid w:val="006A3CE7"/>
    <w:rsid w:val="00721E05"/>
    <w:rsid w:val="00777B89"/>
    <w:rsid w:val="008C32F9"/>
    <w:rsid w:val="008D746B"/>
    <w:rsid w:val="00914860"/>
    <w:rsid w:val="009C1254"/>
    <w:rsid w:val="009E0703"/>
    <w:rsid w:val="009F23DE"/>
    <w:rsid w:val="00A70ECD"/>
    <w:rsid w:val="00B1265F"/>
    <w:rsid w:val="00B730FF"/>
    <w:rsid w:val="00C50230"/>
    <w:rsid w:val="00C6554A"/>
    <w:rsid w:val="00D943DF"/>
    <w:rsid w:val="00EC331C"/>
    <w:rsid w:val="00ED7C4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96425"/>
    <w:pPr>
      <w:ind w:left="720"/>
      <w:contextualSpacing/>
    </w:pPr>
  </w:style>
  <w:style w:type="paragraph" w:customStyle="1" w:styleId="TableHead">
    <w:name w:val="TableHead"/>
    <w:basedOn w:val="Normal"/>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Normal"/>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DefaultParagraphFont"/>
    <w:uiPriority w:val="99"/>
    <w:semiHidden/>
    <w:unhideWhenUsed/>
    <w:rsid w:val="002D606B"/>
    <w:rPr>
      <w:color w:val="808080"/>
      <w:shd w:val="clear" w:color="auto" w:fill="E6E6E6"/>
    </w:rPr>
  </w:style>
  <w:style w:type="paragraph" w:styleId="TOCHeading">
    <w:name w:val="TOC Heading"/>
    <w:basedOn w:val="Heading1"/>
    <w:next w:val="Normal"/>
    <w:uiPriority w:val="39"/>
    <w:unhideWhenUsed/>
    <w:qFormat/>
    <w:rsid w:val="00296D27"/>
    <w:pPr>
      <w:spacing w:before="240" w:after="0" w:line="259" w:lineRule="auto"/>
      <w:contextualSpacing w:val="0"/>
      <w:outlineLvl w:val="9"/>
    </w:pPr>
    <w:rPr>
      <w:szCs w:val="32"/>
      <w:lang w:eastAsia="nl-NL"/>
    </w:rPr>
  </w:style>
  <w:style w:type="paragraph" w:styleId="TOC1">
    <w:name w:val="toc 1"/>
    <w:basedOn w:val="Normal"/>
    <w:next w:val="Normal"/>
    <w:autoRedefine/>
    <w:uiPriority w:val="39"/>
    <w:unhideWhenUsed/>
    <w:rsid w:val="00296D27"/>
    <w:pPr>
      <w:spacing w:after="100"/>
    </w:pPr>
  </w:style>
  <w:style w:type="paragraph" w:styleId="TOC2">
    <w:name w:val="toc 2"/>
    <w:basedOn w:val="Normal"/>
    <w:next w:val="Normal"/>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 w:id="103292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tekening1212.vsdx"/><Relationship Id="rId21" Type="http://schemas.openxmlformats.org/officeDocument/2006/relationships/package" Target="embeddings/Microsoft_Visio-tekening33.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tekening77.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tekening1111.vsdx"/><Relationship Id="rId40" Type="http://schemas.openxmlformats.org/officeDocument/2006/relationships/image" Target="media/image17.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Visio-tekening44.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hyperlink" Target="https://technet.microsoft.com/en-us/library/dd537533(v=sql.100).aspx" TargetMode="External"/><Relationship Id="rId19" Type="http://schemas.openxmlformats.org/officeDocument/2006/relationships/package" Target="embeddings/Microsoft_Visio-tekening22.vsdx"/><Relationship Id="rId31" Type="http://schemas.openxmlformats.org/officeDocument/2006/relationships/package" Target="embeddings/Microsoft_Visio-tekening88.vsdx"/><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tekening66.vsdx"/><Relationship Id="rId30" Type="http://schemas.openxmlformats.org/officeDocument/2006/relationships/image" Target="media/image12.emf"/><Relationship Id="rId35" Type="http://schemas.openxmlformats.org/officeDocument/2006/relationships/package" Target="embeddings/Microsoft_Visio-tekening1010.vsdx"/><Relationship Id="rId43" Type="http://schemas.openxmlformats.org/officeDocument/2006/relationships/package" Target="embeddings/Microsoft_Visio-tekening1414.vsdx"/><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loveretl.com/" TargetMode="External"/><Relationship Id="rId17" Type="http://schemas.openxmlformats.org/officeDocument/2006/relationships/package" Target="embeddings/Microsoft_Visio-tekening11.vsdx"/><Relationship Id="rId25" Type="http://schemas.openxmlformats.org/officeDocument/2006/relationships/package" Target="embeddings/Microsoft_Visio-tekening55.vsdx"/><Relationship Id="rId33" Type="http://schemas.openxmlformats.org/officeDocument/2006/relationships/package" Target="embeddings/Microsoft_Visio-tekening99.vsdx"/><Relationship Id="rId38" Type="http://schemas.openxmlformats.org/officeDocument/2006/relationships/image" Target="media/image16.emf"/><Relationship Id="rId46" Type="http://schemas.openxmlformats.org/officeDocument/2006/relationships/footer" Target="footer3.xml"/><Relationship Id="rId20" Type="http://schemas.openxmlformats.org/officeDocument/2006/relationships/image" Target="media/image7.emf"/><Relationship Id="rId41" Type="http://schemas.openxmlformats.org/officeDocument/2006/relationships/package" Target="embeddings/Microsoft_Visio-tekening1313.vsdx"/><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DFCF7-98D0-428A-B90A-0CF8B47F4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126</TotalTime>
  <Pages>20</Pages>
  <Words>2848</Words>
  <Characters>16234</Characters>
  <Application>Microsoft Office Word</Application>
  <DocSecurity>0</DocSecurity>
  <Lines>135</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Teo CroNation</cp:lastModifiedBy>
  <cp:revision>12</cp:revision>
  <dcterms:created xsi:type="dcterms:W3CDTF">2018-03-26T08:51:00Z</dcterms:created>
  <dcterms:modified xsi:type="dcterms:W3CDTF">2018-03-27T12:08:00Z</dcterms:modified>
</cp:coreProperties>
</file>